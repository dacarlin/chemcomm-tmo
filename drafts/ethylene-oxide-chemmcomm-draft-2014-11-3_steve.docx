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r w:rsidRPr="006F487B">
        <w:rPr>
          <w:rFonts w:ascii="Myriad Pro" w:hAnsi="Myriad Pro"/>
          <w:b/>
          <w:sz w:val="14"/>
          <w:szCs w:val="14"/>
        </w:rPr>
        <w:t>www.rsc.org/</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r w:rsidR="00DA0D16">
        <w:rPr>
          <w:rFonts w:ascii="Times New Roman" w:hAnsi="Times New Roman" w:cs="Times New Roman"/>
          <w:b/>
          <w:sz w:val="32"/>
          <w:szCs w:val="32"/>
        </w:rPr>
        <w:lastRenderedPageBreak/>
        <w:t xml:space="preserve">Biocatalytic conversion of ethylene to ethylene oxide using an engineered toluene monooxygenase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D.A. Carlin</w:t>
      </w:r>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r w:rsidR="00CC7C64" w:rsidRPr="00CC7C64">
        <w:rPr>
          <w:rFonts w:ascii="Times New Roman" w:hAnsi="Times New Roman" w:cs="Times New Roman"/>
        </w:rPr>
        <w:t xml:space="preserve"> </w:t>
      </w:r>
      <w:r>
        <w:rPr>
          <w:rFonts w:ascii="Times New Roman" w:hAnsi="Times New Roman" w:cs="Times New Roman"/>
        </w:rPr>
        <w:t>S.J. Bertolani</w:t>
      </w:r>
      <w:r w:rsidR="00CC7C64" w:rsidRPr="00CC7C64">
        <w:rPr>
          <w:rFonts w:ascii="Times New Roman" w:hAnsi="Times New Roman" w:cs="Times New Roman"/>
          <w:i/>
          <w:vertAlign w:val="superscript"/>
        </w:rPr>
        <w:t>b</w:t>
      </w:r>
      <w:r w:rsidR="00CC7C64" w:rsidRPr="00CC7C64">
        <w:rPr>
          <w:rFonts w:ascii="Times New Roman" w:hAnsi="Times New Roman" w:cs="Times New Roman"/>
        </w:rPr>
        <w:t xml:space="preserve"> and </w:t>
      </w:r>
      <w:r>
        <w:rPr>
          <w:rFonts w:ascii="Times New Roman" w:hAnsi="Times New Roman" w:cs="Times New Roman"/>
        </w:rPr>
        <w:t>J.B. Siegel</w:t>
      </w:r>
      <w:r>
        <w:rPr>
          <w:rFonts w:ascii="Times New Roman" w:hAnsi="Times New Roman" w:cs="Times New Roman"/>
          <w:i/>
          <w:vertAlign w:val="superscript"/>
        </w:rPr>
        <w:t>b,c</w:t>
      </w:r>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252B27" w:rsidRPr="00BF2F61" w:rsidRDefault="00252B27"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252B27" w:rsidRPr="00BF2F61" w:rsidRDefault="00252B27"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r w:rsidR="00655E14" w:rsidRPr="00655E14">
        <w:rPr>
          <w:lang w:val="en-US"/>
        </w:rPr>
        <w:t xml:space="preserve">Mutants of toluene </w:t>
      </w:r>
      <w:r w:rsidR="00655E14" w:rsidRPr="00814057">
        <w:rPr>
          <w:i/>
          <w:lang w:val="en-US"/>
        </w:rPr>
        <w:t>o</w:t>
      </w:r>
      <w:r w:rsidR="00655E14" w:rsidRPr="00655E14">
        <w:rPr>
          <w:lang w:val="en-US"/>
        </w:rPr>
        <w:t xml:space="preserve">-xylene monooxygenase are demonstrated to oxidize ethylene to ethylene oxide </w:t>
      </w:r>
      <w:r w:rsidR="00655E14" w:rsidRPr="00100767">
        <w:rPr>
          <w:i/>
          <w:lang w:val="en-US"/>
          <w:rPrChange w:id="0" w:author="Alex" w:date="2014-11-03T13:54:00Z">
            <w:rPr>
              <w:lang w:val="en-US"/>
            </w:rPr>
          </w:rPrChange>
        </w:rPr>
        <w:t>in vivo</w:t>
      </w:r>
      <w:r w:rsidR="00655E14" w:rsidRPr="00655E14">
        <w:rPr>
          <w:lang w:val="en-US"/>
        </w:rPr>
        <w:t xml:space="preserve"> at yields of &gt;99%. The best mutant increases ethylene oxidation activity by &gt;5500-fold </w:t>
      </w:r>
      <w:r w:rsidR="00655E14">
        <w:rPr>
          <w:lang w:val="en-US"/>
        </w:rPr>
        <w:t>relative</w:t>
      </w:r>
      <w:r w:rsidR="00655E14" w:rsidRPr="00655E14">
        <w:rPr>
          <w:lang w:val="en-US"/>
        </w:rPr>
        <w:t xml:space="preserve"> to </w:t>
      </w:r>
      <w:r w:rsidR="00C319AA">
        <w:t>th</w:t>
      </w:r>
      <w:r w:rsidR="00655E14" w:rsidRPr="00655E14">
        <w:rPr>
          <w:lang w:val="en-US"/>
        </w:rPr>
        <w:t>e native enzyme. This is the first report of a recombinant enzyme capable of carrying out this industrially significant chemical conversion.</w:t>
      </w:r>
      <w:r w:rsidR="0043174B" w:rsidRPr="0043174B">
        <w:t xml:space="preserve"> </w:t>
      </w:r>
    </w:p>
    <w:p w14:paraId="079CABCC" w14:textId="14722C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w:t>
      </w:r>
      <w:r w:rsidR="00724BF8">
        <w:rPr>
          <w:rFonts w:ascii="Times New Roman" w:hAnsi="Times New Roman" w:cs="Times New Roman"/>
          <w:b w:val="0"/>
          <w:sz w:val="18"/>
          <w:szCs w:val="18"/>
        </w:rPr>
        <w:t>,</w:t>
      </w:r>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r w:rsidR="00724BF8">
        <w:rPr>
          <w:rFonts w:ascii="Times New Roman" w:hAnsi="Times New Roman" w:cs="Times New Roman"/>
          <w:b w:val="0"/>
          <w:sz w:val="18"/>
          <w:szCs w:val="18"/>
        </w:rPr>
        <w:t xml:space="preserve"> yields</w:t>
      </w:r>
      <w:r w:rsidRPr="0043174B">
        <w:rPr>
          <w:rFonts w:ascii="Times New Roman" w:hAnsi="Times New Roman" w:cs="Times New Roman"/>
          <w:b w:val="0"/>
          <w:sz w:val="18"/>
          <w:szCs w:val="18"/>
        </w:rPr>
        <w:t xml:space="preserve"> of up to 75%</w:t>
      </w:r>
      <w:r w:rsidR="007212CC" w:rsidRPr="001E597E">
        <w:rPr>
          <w:rFonts w:ascii="Times New Roman" w:hAnsi="Times New Roman" w:cs="Times New Roman"/>
          <w:b w:val="0"/>
          <w:sz w:val="18"/>
          <w:szCs w:val="18"/>
          <w:vertAlign w:val="superscript"/>
        </w:rPr>
        <w:t>1</w:t>
      </w:r>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624DF0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Enzymes are biology’s catalysts and are renowned for their ability to reduce the activation energy of chemical reactions, allowing mild reaction conditions. In nature, a class of enzymes called alkene monooxygenases (AOs) are known to oxidize alkenes, including ethylene</w:t>
      </w:r>
      <w:r w:rsidR="000A4EC4" w:rsidRPr="001E597E">
        <w:rPr>
          <w:rFonts w:ascii="Times New Roman" w:hAnsi="Times New Roman" w:cs="Times New Roman"/>
          <w:b w:val="0"/>
          <w:sz w:val="18"/>
          <w:szCs w:val="18"/>
          <w:vertAlign w:val="superscript"/>
        </w:rPr>
        <w:t>2</w:t>
      </w:r>
      <w:r w:rsidRPr="0043174B">
        <w:rPr>
          <w:rFonts w:ascii="Times New Roman" w:hAnsi="Times New Roman" w:cs="Times New Roman"/>
          <w:b w:val="0"/>
          <w:sz w:val="18"/>
          <w:szCs w:val="18"/>
        </w:rPr>
        <w:t>. The organisms where AOs are naturally found further utilize the oxidized alkenes, such as ethylene oxide, for growth</w:t>
      </w:r>
      <w:r w:rsidR="0086427C">
        <w:rPr>
          <w:rFonts w:ascii="Times New Roman" w:hAnsi="Times New Roman" w:cs="Times New Roman"/>
          <w:b w:val="0"/>
          <w:sz w:val="18"/>
          <w:szCs w:val="18"/>
        </w:rPr>
        <w:t>. In addition, these organisms</w:t>
      </w:r>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r w:rsidR="0086427C">
        <w:rPr>
          <w:rFonts w:ascii="Times New Roman" w:hAnsi="Times New Roman" w:cs="Times New Roman"/>
          <w:b w:val="0"/>
          <w:sz w:val="18"/>
          <w:szCs w:val="18"/>
        </w:rPr>
        <w:t xml:space="preserve">commonly used in laboratories or </w:t>
      </w:r>
      <w:r w:rsidR="00E66981">
        <w:rPr>
          <w:rFonts w:ascii="Times New Roman" w:hAnsi="Times New Roman" w:cs="Times New Roman"/>
          <w:b w:val="0"/>
          <w:sz w:val="18"/>
          <w:szCs w:val="18"/>
        </w:rPr>
        <w:t>established to be amenable for use in industrial settings.</w:t>
      </w:r>
      <w:r w:rsidR="00874D61">
        <w:rPr>
          <w:rFonts w:ascii="Times New Roman" w:hAnsi="Times New Roman" w:cs="Times New Roman"/>
          <w:b w:val="0"/>
          <w:sz w:val="18"/>
          <w:szCs w:val="18"/>
        </w:rPr>
        <w:t xml:space="preserve"> Both of these factors prevent the practical use of AOs in </w:t>
      </w:r>
      <w:r w:rsidR="0086427C">
        <w:rPr>
          <w:rFonts w:ascii="Times New Roman" w:hAnsi="Times New Roman" w:cs="Times New Roman"/>
          <w:b w:val="0"/>
          <w:sz w:val="18"/>
          <w:szCs w:val="18"/>
        </w:rPr>
        <w:t>the</w:t>
      </w:r>
      <w:r w:rsidR="00874D61">
        <w:rPr>
          <w:rFonts w:ascii="Times New Roman" w:hAnsi="Times New Roman" w:cs="Times New Roman"/>
          <w:b w:val="0"/>
          <w:sz w:val="18"/>
          <w:szCs w:val="18"/>
        </w:rPr>
        <w:t xml:space="preserve"> native host as a biocatalyst for the oxidation of ethylene to ethylene oxide. </w:t>
      </w:r>
      <w:r w:rsidR="00D85946">
        <w:rPr>
          <w:rFonts w:ascii="Times New Roman" w:hAnsi="Times New Roman" w:cs="Times New Roman"/>
          <w:b w:val="0"/>
          <w:sz w:val="18"/>
          <w:szCs w:val="18"/>
        </w:rPr>
        <w:t>Unfortunately</w:t>
      </w:r>
      <w:ins w:id="1" w:author="Alex" w:date="2014-11-03T14:57:00Z">
        <w:r w:rsidR="008852A3">
          <w:rPr>
            <w:rFonts w:ascii="Times New Roman" w:hAnsi="Times New Roman" w:cs="Times New Roman"/>
            <w:b w:val="0"/>
            <w:sz w:val="18"/>
            <w:szCs w:val="18"/>
          </w:rPr>
          <w:t>,</w:t>
        </w:r>
      </w:ins>
      <w:r w:rsidR="00D85946">
        <w:rPr>
          <w:rFonts w:ascii="Times New Roman" w:hAnsi="Times New Roman" w:cs="Times New Roman"/>
          <w:b w:val="0"/>
          <w:sz w:val="18"/>
          <w:szCs w:val="18"/>
        </w:rPr>
        <w:t xml:space="preserve"> attempts to recombinantly express functional</w:t>
      </w:r>
      <w:r w:rsidR="0086427C">
        <w:rPr>
          <w:rFonts w:ascii="Times New Roman" w:hAnsi="Times New Roman" w:cs="Times New Roman"/>
          <w:b w:val="0"/>
          <w:sz w:val="18"/>
          <w:szCs w:val="18"/>
        </w:rPr>
        <w:t xml:space="preserve"> </w:t>
      </w:r>
      <w:r w:rsidRPr="0043174B">
        <w:rPr>
          <w:rFonts w:ascii="Times New Roman" w:hAnsi="Times New Roman" w:cs="Times New Roman"/>
          <w:b w:val="0"/>
          <w:sz w:val="18"/>
          <w:szCs w:val="18"/>
        </w:rPr>
        <w:t>A</w:t>
      </w:r>
      <w:r w:rsidR="000C68A5">
        <w:rPr>
          <w:rFonts w:ascii="Times New Roman" w:hAnsi="Times New Roman" w:cs="Times New Roman"/>
          <w:b w:val="0"/>
          <w:sz w:val="18"/>
          <w:szCs w:val="18"/>
        </w:rPr>
        <w:t>O</w:t>
      </w:r>
      <w:r w:rsidRPr="0043174B">
        <w:rPr>
          <w:rFonts w:ascii="Times New Roman" w:hAnsi="Times New Roman" w:cs="Times New Roman"/>
          <w:b w:val="0"/>
          <w:sz w:val="18"/>
          <w:szCs w:val="18"/>
        </w:rPr>
        <w:t>s</w:t>
      </w:r>
      <w:r w:rsidR="00B23284">
        <w:rPr>
          <w:rFonts w:ascii="Times New Roman" w:hAnsi="Times New Roman" w:cs="Times New Roman"/>
          <w:b w:val="0"/>
          <w:sz w:val="18"/>
          <w:szCs w:val="18"/>
        </w:rPr>
        <w:t xml:space="preserve"> </w:t>
      </w:r>
      <w:r w:rsidRPr="0043174B">
        <w:rPr>
          <w:rFonts w:ascii="Times New Roman" w:hAnsi="Times New Roman" w:cs="Times New Roman"/>
          <w:b w:val="0"/>
          <w:sz w:val="18"/>
          <w:szCs w:val="18"/>
        </w:rPr>
        <w:t>in organism</w:t>
      </w:r>
      <w:r w:rsidR="00D85946">
        <w:rPr>
          <w:rFonts w:ascii="Times New Roman" w:hAnsi="Times New Roman" w:cs="Times New Roman"/>
          <w:b w:val="0"/>
          <w:sz w:val="18"/>
          <w:szCs w:val="18"/>
        </w:rPr>
        <w:t>s</w:t>
      </w:r>
      <w:r w:rsidR="0086427C">
        <w:rPr>
          <w:rFonts w:ascii="Times New Roman" w:hAnsi="Times New Roman" w:cs="Times New Roman"/>
          <w:b w:val="0"/>
          <w:sz w:val="18"/>
          <w:szCs w:val="18"/>
        </w:rPr>
        <w:t xml:space="preserve"> </w:t>
      </w:r>
      <w:r w:rsidR="00FE18B4">
        <w:rPr>
          <w:rFonts w:ascii="Times New Roman" w:hAnsi="Times New Roman" w:cs="Times New Roman"/>
          <w:b w:val="0"/>
          <w:sz w:val="18"/>
          <w:szCs w:val="18"/>
        </w:rPr>
        <w:t xml:space="preserve">that </w:t>
      </w:r>
      <w:r w:rsidR="00D85946">
        <w:rPr>
          <w:rFonts w:ascii="Times New Roman" w:hAnsi="Times New Roman" w:cs="Times New Roman"/>
          <w:b w:val="0"/>
          <w:sz w:val="18"/>
          <w:szCs w:val="18"/>
        </w:rPr>
        <w:t>are</w:t>
      </w:r>
      <w:r w:rsidR="00FE18B4">
        <w:rPr>
          <w:rFonts w:ascii="Times New Roman" w:hAnsi="Times New Roman" w:cs="Times New Roman"/>
          <w:b w:val="0"/>
          <w:sz w:val="18"/>
          <w:szCs w:val="18"/>
        </w:rPr>
        <w:t xml:space="preserve"> commonly</w:t>
      </w:r>
      <w:r w:rsidR="0086427C">
        <w:rPr>
          <w:rFonts w:ascii="Times New Roman" w:hAnsi="Times New Roman" w:cs="Times New Roman"/>
          <w:b w:val="0"/>
          <w:sz w:val="18"/>
          <w:szCs w:val="18"/>
        </w:rPr>
        <w:t xml:space="preserve"> use</w:t>
      </w:r>
      <w:r w:rsidR="00FE18B4">
        <w:rPr>
          <w:rFonts w:ascii="Times New Roman" w:hAnsi="Times New Roman" w:cs="Times New Roman"/>
          <w:b w:val="0"/>
          <w:sz w:val="18"/>
          <w:szCs w:val="18"/>
        </w:rPr>
        <w:t>d</w:t>
      </w:r>
      <w:r w:rsidR="0086427C">
        <w:rPr>
          <w:rFonts w:ascii="Times New Roman" w:hAnsi="Times New Roman" w:cs="Times New Roman"/>
          <w:b w:val="0"/>
          <w:sz w:val="18"/>
          <w:szCs w:val="18"/>
        </w:rPr>
        <w:t xml:space="preserve"> in laboratories and industry</w:t>
      </w:r>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r w:rsidR="007927AD">
        <w:rPr>
          <w:rFonts w:ascii="Times New Roman" w:hAnsi="Times New Roman" w:cs="Times New Roman"/>
          <w:b w:val="0"/>
          <w:sz w:val="18"/>
          <w:szCs w:val="18"/>
        </w:rPr>
        <w:t>,</w:t>
      </w:r>
      <w:r w:rsidRPr="0043174B">
        <w:rPr>
          <w:rFonts w:ascii="Times New Roman" w:hAnsi="Times New Roman" w:cs="Times New Roman"/>
          <w:b w:val="0"/>
          <w:sz w:val="18"/>
          <w:szCs w:val="18"/>
        </w:rPr>
        <w:t xml:space="preserve"> ha</w:t>
      </w:r>
      <w:r w:rsidR="00D85946">
        <w:rPr>
          <w:rFonts w:ascii="Times New Roman" w:hAnsi="Times New Roman" w:cs="Times New Roman"/>
          <w:b w:val="0"/>
          <w:sz w:val="18"/>
          <w:szCs w:val="18"/>
        </w:rPr>
        <w:t>ve</w:t>
      </w:r>
      <w:r w:rsidRPr="0043174B">
        <w:rPr>
          <w:rFonts w:ascii="Times New Roman" w:hAnsi="Times New Roman" w:cs="Times New Roman"/>
          <w:b w:val="0"/>
          <w:sz w:val="18"/>
          <w:szCs w:val="18"/>
        </w:rPr>
        <w:t xml:space="preserve"> proven elusive</w:t>
      </w:r>
      <w:r w:rsidR="00AA52D9">
        <w:rPr>
          <w:rFonts w:ascii="Times New Roman" w:hAnsi="Times New Roman" w:cs="Times New Roman"/>
          <w:b w:val="0"/>
          <w:sz w:val="18"/>
          <w:szCs w:val="18"/>
          <w:vertAlign w:val="superscript"/>
        </w:rPr>
        <w:t>3</w:t>
      </w:r>
      <w:r w:rsidRPr="0043174B">
        <w:rPr>
          <w:rFonts w:ascii="Times New Roman" w:hAnsi="Times New Roman" w:cs="Times New Roman"/>
          <w:b w:val="0"/>
          <w:sz w:val="18"/>
          <w:szCs w:val="18"/>
        </w:rPr>
        <w:t xml:space="preserve">. </w:t>
      </w:r>
      <w:r w:rsidR="0086427C">
        <w:rPr>
          <w:rFonts w:ascii="Times New Roman" w:hAnsi="Times New Roman" w:cs="Times New Roman"/>
          <w:b w:val="0"/>
          <w:sz w:val="18"/>
          <w:szCs w:val="18"/>
        </w:rPr>
        <w:t>Therefore, we explored an alternative approach for the development of a biocatalyst for the conversion of ethylene to ethylene oxide.</w:t>
      </w:r>
    </w:p>
    <w:p w14:paraId="59F3F367" w14:textId="4B63F19D"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w:t>
      </w:r>
      <w:r w:rsidRPr="008852A3">
        <w:rPr>
          <w:rFonts w:ascii="Times New Roman" w:hAnsi="Times New Roman" w:cs="Times New Roman"/>
          <w:b w:val="0"/>
          <w:i/>
          <w:sz w:val="18"/>
          <w:szCs w:val="18"/>
          <w:rPrChange w:id="2" w:author="Alex" w:date="2014-11-03T14:57:00Z">
            <w:rPr>
              <w:rFonts w:ascii="Times New Roman" w:hAnsi="Times New Roman" w:cs="Times New Roman"/>
              <w:b w:val="0"/>
              <w:sz w:val="18"/>
              <w:szCs w:val="18"/>
            </w:rPr>
          </w:rPrChange>
        </w:rPr>
        <w:t>o</w:t>
      </w:r>
      <w:r w:rsidRPr="0043174B">
        <w:rPr>
          <w:rFonts w:ascii="Times New Roman" w:hAnsi="Times New Roman" w:cs="Times New Roman"/>
          <w:b w:val="0"/>
          <w:sz w:val="18"/>
          <w:szCs w:val="18"/>
        </w:rPr>
        <w:t>-xylene monooxygenase (TOM) is an enzyme closely related to A</w:t>
      </w:r>
      <w:r w:rsidR="00D85946">
        <w:rPr>
          <w:rFonts w:ascii="Times New Roman" w:hAnsi="Times New Roman" w:cs="Times New Roman"/>
          <w:b w:val="0"/>
          <w:sz w:val="18"/>
          <w:szCs w:val="18"/>
        </w:rPr>
        <w:t>O</w:t>
      </w:r>
      <w:r w:rsidRPr="0043174B">
        <w:rPr>
          <w:rFonts w:ascii="Times New Roman" w:hAnsi="Times New Roman" w:cs="Times New Roman"/>
          <w:b w:val="0"/>
          <w:sz w:val="18"/>
          <w:szCs w:val="18"/>
        </w:rPr>
        <w:t>s</w:t>
      </w:r>
      <w:r w:rsidR="00D85946">
        <w:rPr>
          <w:rFonts w:ascii="Times New Roman" w:hAnsi="Times New Roman" w:cs="Times New Roman"/>
          <w:b w:val="0"/>
          <w:sz w:val="18"/>
          <w:szCs w:val="18"/>
        </w:rPr>
        <w:t>, and</w:t>
      </w:r>
      <w:r w:rsidRPr="0043174B">
        <w:rPr>
          <w:rFonts w:ascii="Times New Roman" w:hAnsi="Times New Roman" w:cs="Times New Roman"/>
          <w:b w:val="0"/>
          <w:sz w:val="18"/>
          <w:szCs w:val="18"/>
        </w:rPr>
        <w:t xml:space="preserve"> </w:t>
      </w:r>
      <w:r w:rsidR="00A8420A">
        <w:rPr>
          <w:rFonts w:ascii="Times New Roman" w:hAnsi="Times New Roman" w:cs="Times New Roman"/>
          <w:b w:val="0"/>
          <w:sz w:val="18"/>
          <w:szCs w:val="18"/>
        </w:rPr>
        <w:t>is</w:t>
      </w:r>
      <w:r w:rsidR="00D85946">
        <w:rPr>
          <w:rFonts w:ascii="Times New Roman" w:hAnsi="Times New Roman" w:cs="Times New Roman"/>
          <w:b w:val="0"/>
          <w:sz w:val="18"/>
          <w:szCs w:val="18"/>
        </w:rPr>
        <w:t xml:space="preserve"> </w:t>
      </w:r>
      <w:r w:rsidR="00A8420A">
        <w:rPr>
          <w:rFonts w:ascii="Times New Roman" w:hAnsi="Times New Roman" w:cs="Times New Roman"/>
          <w:b w:val="0"/>
          <w:sz w:val="18"/>
          <w:szCs w:val="18"/>
        </w:rPr>
        <w:t>established</w:t>
      </w:r>
      <w:r w:rsidR="00D85946">
        <w:rPr>
          <w:rFonts w:ascii="Times New Roman" w:hAnsi="Times New Roman" w:cs="Times New Roman"/>
          <w:b w:val="0"/>
          <w:sz w:val="18"/>
          <w:szCs w:val="18"/>
        </w:rPr>
        <w:t xml:space="preserve"> to have a broad specificity</w:t>
      </w:r>
      <w:r w:rsidR="00A8420A">
        <w:rPr>
          <w:rFonts w:ascii="Times New Roman" w:hAnsi="Times New Roman" w:cs="Times New Roman"/>
          <w:b w:val="0"/>
          <w:sz w:val="18"/>
          <w:szCs w:val="18"/>
        </w:rPr>
        <w:t xml:space="preserve"> for the oxidation </w:t>
      </w:r>
      <w:ins w:id="3" w:author="Alex" w:date="2014-11-03T14:48:00Z">
        <w:r w:rsidR="00824B61">
          <w:rPr>
            <w:rFonts w:ascii="Times New Roman" w:hAnsi="Times New Roman" w:cs="Times New Roman"/>
            <w:b w:val="0"/>
            <w:sz w:val="18"/>
            <w:szCs w:val="18"/>
          </w:rPr>
          <w:t xml:space="preserve">of </w:t>
        </w:r>
      </w:ins>
      <w:r w:rsidRPr="0043174B">
        <w:rPr>
          <w:rFonts w:ascii="Times New Roman" w:hAnsi="Times New Roman" w:cs="Times New Roman"/>
          <w:b w:val="0"/>
          <w:sz w:val="18"/>
          <w:szCs w:val="18"/>
        </w:rPr>
        <w:t>aromatic compounds via an epoxide intermediate</w:t>
      </w:r>
      <w:r w:rsidR="00AA52D9">
        <w:rPr>
          <w:rFonts w:ascii="Times New Roman" w:hAnsi="Times New Roman" w:cs="Times New Roman"/>
          <w:b w:val="0"/>
          <w:sz w:val="18"/>
          <w:szCs w:val="18"/>
          <w:vertAlign w:val="superscript"/>
        </w:rPr>
        <w:t>4</w:t>
      </w:r>
      <w:ins w:id="4" w:author="Alex" w:date="2014-11-03T13:51:00Z">
        <w:r w:rsidR="00B00DE4">
          <w:rPr>
            <w:rFonts w:ascii="Times New Roman" w:hAnsi="Times New Roman" w:cs="Times New Roman"/>
            <w:b w:val="0"/>
            <w:sz w:val="18"/>
            <w:szCs w:val="18"/>
            <w:vertAlign w:val="superscript"/>
          </w:rPr>
          <w:t>,5</w:t>
        </w:r>
        <w:r w:rsidR="00B00DE4">
          <w:rPr>
            <w:rFonts w:ascii="Times New Roman" w:hAnsi="Times New Roman" w:cs="Times New Roman"/>
            <w:b w:val="0"/>
            <w:sz w:val="18"/>
            <w:szCs w:val="18"/>
            <w:highlight w:val="yellow"/>
          </w:rPr>
          <w:t>.</w:t>
        </w:r>
      </w:ins>
      <w:del w:id="5" w:author="Alex" w:date="2014-11-03T13:51:00Z">
        <w:r w:rsidRPr="00252B27" w:rsidDel="00B00DE4">
          <w:rPr>
            <w:rFonts w:ascii="Times New Roman" w:hAnsi="Times New Roman" w:cs="Times New Roman"/>
            <w:b w:val="0"/>
            <w:sz w:val="18"/>
            <w:szCs w:val="18"/>
            <w:highlight w:val="yellow"/>
          </w:rPr>
          <w:delText>.</w:delText>
        </w:r>
        <w:r w:rsidR="00E02566" w:rsidRPr="00252B27" w:rsidDel="00B00DE4">
          <w:rPr>
            <w:rFonts w:ascii="Times New Roman" w:hAnsi="Times New Roman" w:cs="Times New Roman"/>
            <w:b w:val="0"/>
            <w:sz w:val="18"/>
            <w:szCs w:val="18"/>
            <w:highlight w:val="yellow"/>
          </w:rPr>
          <w:delText>[ADD SPECIFICTY REFERENCE]</w:delText>
        </w:r>
      </w:del>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Finally</w:t>
      </w:r>
      <w:r w:rsidRPr="0043174B">
        <w:rPr>
          <w:rFonts w:ascii="Times New Roman" w:hAnsi="Times New Roman" w:cs="Times New Roman"/>
          <w:b w:val="0"/>
          <w:sz w:val="18"/>
          <w:szCs w:val="18"/>
        </w:rPr>
        <w:t xml:space="preserve">, TOM has been previously engineered to oxidize the </w:t>
      </w:r>
      <w:r w:rsidR="00FE18B4">
        <w:rPr>
          <w:rFonts w:ascii="Times New Roman" w:hAnsi="Times New Roman" w:cs="Times New Roman"/>
          <w:b w:val="0"/>
          <w:sz w:val="18"/>
          <w:szCs w:val="18"/>
        </w:rPr>
        <w:t xml:space="preserve">structurally </w:t>
      </w:r>
      <w:r w:rsidRPr="0043174B">
        <w:rPr>
          <w:rFonts w:ascii="Times New Roman" w:hAnsi="Times New Roman" w:cs="Times New Roman"/>
          <w:b w:val="0"/>
          <w:sz w:val="18"/>
          <w:szCs w:val="18"/>
        </w:rPr>
        <w:t xml:space="preserve">related compound trichloroethylene. </w:t>
      </w:r>
      <w:r w:rsidR="007927AD">
        <w:rPr>
          <w:rFonts w:ascii="Times New Roman" w:hAnsi="Times New Roman" w:cs="Times New Roman"/>
          <w:b w:val="0"/>
          <w:sz w:val="18"/>
          <w:szCs w:val="18"/>
        </w:rPr>
        <w:t>Based on these three observations</w:t>
      </w:r>
      <w:r w:rsidRPr="0043174B">
        <w:rPr>
          <w:rFonts w:ascii="Times New Roman" w:hAnsi="Times New Roman" w:cs="Times New Roman"/>
          <w:b w:val="0"/>
          <w:sz w:val="18"/>
          <w:szCs w:val="18"/>
        </w:rPr>
        <w:t xml:space="preserve"> we hypothesized that either TOM, or variants of TOM, would be capable of oxidizing ethylene to ethylene oxide </w:t>
      </w:r>
      <w:r w:rsidR="007927AD">
        <w:rPr>
          <w:rFonts w:ascii="Times New Roman" w:hAnsi="Times New Roman" w:cs="Times New Roman"/>
          <w:b w:val="0"/>
          <w:sz w:val="18"/>
          <w:szCs w:val="18"/>
        </w:rPr>
        <w:t xml:space="preserve">in </w:t>
      </w:r>
      <w:r w:rsidR="007927AD" w:rsidRPr="007927AD">
        <w:rPr>
          <w:rFonts w:ascii="Times New Roman" w:hAnsi="Times New Roman" w:cs="Times New Roman"/>
          <w:b w:val="0"/>
          <w:i/>
          <w:sz w:val="18"/>
          <w:szCs w:val="18"/>
        </w:rPr>
        <w:t>E. coli</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(Figure 1).</w:t>
      </w:r>
    </w:p>
    <w:p w14:paraId="0A00EAD1" w14:textId="16278ABE"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w:t>
      </w:r>
      <w:r w:rsidR="00460C69">
        <w:rPr>
          <w:rFonts w:ascii="Times New Roman" w:hAnsi="Times New Roman" w:cs="Times New Roman"/>
          <w:b w:val="0"/>
          <w:sz w:val="18"/>
          <w:szCs w:val="18"/>
        </w:rPr>
        <w:t xml:space="preserve"> eleven</w:t>
      </w:r>
      <w:r w:rsidR="002C41F0">
        <w:rPr>
          <w:rFonts w:ascii="Times New Roman" w:hAnsi="Times New Roman" w:cs="Times New Roman"/>
          <w:b w:val="0"/>
          <w:sz w:val="18"/>
          <w:szCs w:val="18"/>
        </w:rPr>
        <w:t xml:space="preserve"> TOM mutants</w:t>
      </w:r>
      <w:r w:rsidR="007927AD">
        <w:rPr>
          <w:rFonts w:ascii="Times New Roman" w:hAnsi="Times New Roman" w:cs="Times New Roman"/>
          <w:b w:val="0"/>
          <w:sz w:val="18"/>
          <w:szCs w:val="18"/>
        </w:rPr>
        <w:t xml:space="preserve"> that had been previously engineered for the oxidation of </w:t>
      </w:r>
      <w:r w:rsidR="007927AD" w:rsidRPr="0043174B">
        <w:rPr>
          <w:rFonts w:ascii="Times New Roman" w:hAnsi="Times New Roman" w:cs="Times New Roman"/>
          <w:b w:val="0"/>
          <w:sz w:val="18"/>
          <w:szCs w:val="18"/>
        </w:rPr>
        <w:t>trichloroethylene</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by Wood and colleagues</w:t>
      </w:r>
      <w:del w:id="6" w:author="Alex" w:date="2014-11-03T13:52:00Z">
        <w:r w:rsidR="003E3B01" w:rsidDel="0054471C">
          <w:rPr>
            <w:rFonts w:ascii="Times New Roman" w:hAnsi="Times New Roman" w:cs="Times New Roman"/>
            <w:b w:val="0"/>
            <w:sz w:val="18"/>
            <w:szCs w:val="18"/>
            <w:vertAlign w:val="superscript"/>
          </w:rPr>
          <w:delText>5,</w:delText>
        </w:r>
      </w:del>
      <w:r w:rsidR="003E3B01">
        <w:rPr>
          <w:rFonts w:ascii="Times New Roman" w:hAnsi="Times New Roman" w:cs="Times New Roman"/>
          <w:b w:val="0"/>
          <w:sz w:val="18"/>
          <w:szCs w:val="18"/>
          <w:vertAlign w:val="superscript"/>
        </w:rPr>
        <w:t>6</w:t>
      </w:r>
      <w:ins w:id="7" w:author="Alex" w:date="2014-11-03T13:52:00Z">
        <w:r w:rsidR="0054471C">
          <w:rPr>
            <w:rFonts w:ascii="Times New Roman" w:hAnsi="Times New Roman" w:cs="Times New Roman"/>
            <w:b w:val="0"/>
            <w:sz w:val="18"/>
            <w:szCs w:val="18"/>
            <w:vertAlign w:val="superscript"/>
          </w:rPr>
          <w:t>,7</w:t>
        </w:r>
      </w:ins>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 xml:space="preserve">Specifically, we obtained a set of mutants </w:t>
      </w:r>
      <w:r w:rsidR="007927AD" w:rsidRPr="0043174B">
        <w:rPr>
          <w:rFonts w:ascii="Times New Roman" w:hAnsi="Times New Roman" w:cs="Times New Roman"/>
          <w:b w:val="0"/>
          <w:sz w:val="18"/>
          <w:szCs w:val="18"/>
        </w:rPr>
        <w:t>where small amino acids had been changed to large amino acids</w:t>
      </w:r>
      <w:r w:rsidR="007927AD">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007927AD">
        <w:rPr>
          <w:rFonts w:ascii="Times New Roman" w:hAnsi="Times New Roman" w:cs="Times New Roman"/>
          <w:b w:val="0"/>
          <w:sz w:val="18"/>
          <w:szCs w:val="18"/>
        </w:rPr>
        <w:t xml:space="preserve">these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 xml:space="preserve">could potentially compensate for this change in substrate size. The one mutant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3975D3F8" w:rsidR="0043174B" w:rsidRDefault="007927AD"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w:t>
      </w:r>
      <w:r w:rsidR="003A09F8">
        <w:rPr>
          <w:rFonts w:ascii="Times New Roman" w:hAnsi="Times New Roman" w:cs="Times New Roman"/>
          <w:b w:val="0"/>
          <w:sz w:val="18"/>
          <w:szCs w:val="18"/>
        </w:rPr>
        <w:t xml:space="preserve"> selected</w:t>
      </w:r>
      <w:r>
        <w:rPr>
          <w:rFonts w:ascii="Times New Roman" w:hAnsi="Times New Roman" w:cs="Times New Roman"/>
          <w:b w:val="0"/>
          <w:sz w:val="18"/>
          <w:szCs w:val="18"/>
        </w:rPr>
        <w:t xml:space="preserve"> panel of </w:t>
      </w:r>
      <w:r w:rsidR="00460C69">
        <w:rPr>
          <w:rFonts w:ascii="Times New Roman" w:hAnsi="Times New Roman" w:cs="Times New Roman"/>
          <w:b w:val="0"/>
          <w:sz w:val="18"/>
          <w:szCs w:val="18"/>
        </w:rPr>
        <w:t>eleven</w:t>
      </w:r>
      <w:r w:rsidR="0043174B" w:rsidRPr="0043174B">
        <w:rPr>
          <w:rFonts w:ascii="Times New Roman" w:hAnsi="Times New Roman" w:cs="Times New Roman"/>
          <w:b w:val="0"/>
          <w:sz w:val="18"/>
          <w:szCs w:val="18"/>
        </w:rPr>
        <w:t xml:space="preserve"> mutants</w:t>
      </w:r>
      <w:r>
        <w:rPr>
          <w:rFonts w:ascii="Times New Roman" w:hAnsi="Times New Roman" w:cs="Times New Roman"/>
          <w:b w:val="0"/>
          <w:sz w:val="18"/>
          <w:szCs w:val="18"/>
        </w:rPr>
        <w:t>, in addition to the wild type TOM,</w:t>
      </w:r>
      <w:r w:rsidR="0043174B" w:rsidRPr="0043174B">
        <w:rPr>
          <w:rFonts w:ascii="Times New Roman" w:hAnsi="Times New Roman" w:cs="Times New Roman"/>
          <w:b w:val="0"/>
          <w:sz w:val="18"/>
          <w:szCs w:val="18"/>
        </w:rPr>
        <w:t xml:space="preserve"> were each </w:t>
      </w:r>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w:t>
      </w:r>
      <w:r w:rsidR="00D85946">
        <w:rPr>
          <w:rFonts w:ascii="Times New Roman" w:hAnsi="Times New Roman" w:cs="Times New Roman"/>
          <w:b w:val="0"/>
          <w:sz w:val="18"/>
          <w:szCs w:val="18"/>
        </w:rPr>
        <w:t>. Cells were</w:t>
      </w:r>
      <w:r w:rsidR="0043174B" w:rsidRPr="0043174B">
        <w:rPr>
          <w:rFonts w:ascii="Times New Roman" w:hAnsi="Times New Roman" w:cs="Times New Roman"/>
          <w:b w:val="0"/>
          <w:sz w:val="18"/>
          <w:szCs w:val="18"/>
        </w:rPr>
        <w:t xml:space="preserve"> </w:t>
      </w:r>
      <w:r w:rsidR="00EC732F">
        <w:rPr>
          <w:rFonts w:ascii="Times New Roman" w:hAnsi="Times New Roman" w:cs="Times New Roman"/>
          <w:b w:val="0"/>
          <w:sz w:val="18"/>
          <w:szCs w:val="18"/>
        </w:rPr>
        <w:t xml:space="preserve">grown </w:t>
      </w:r>
      <w:r w:rsidR="0043174B" w:rsidRPr="0043174B">
        <w:rPr>
          <w:rFonts w:ascii="Times New Roman" w:hAnsi="Times New Roman" w:cs="Times New Roman"/>
          <w:b w:val="0"/>
          <w:sz w:val="18"/>
          <w:szCs w:val="18"/>
        </w:rPr>
        <w:t>as overnight cultures</w:t>
      </w:r>
      <w:r w:rsidR="00460C69">
        <w:rPr>
          <w:rFonts w:ascii="Times New Roman" w:hAnsi="Times New Roman" w:cs="Times New Roman"/>
          <w:b w:val="0"/>
          <w:sz w:val="18"/>
          <w:szCs w:val="18"/>
        </w:rPr>
        <w:t xml:space="preserve"> in TB</w:t>
      </w:r>
      <w:r w:rsidR="0043174B" w:rsidRPr="0043174B">
        <w:rPr>
          <w:rFonts w:ascii="Times New Roman" w:hAnsi="Times New Roman" w:cs="Times New Roman"/>
          <w:b w:val="0"/>
          <w:sz w:val="18"/>
          <w:szCs w:val="18"/>
        </w:rPr>
        <w:t xml:space="preserve">, and then resuspended in pH 7.4 phosphate buffered saline at an OD of 10. In gas-tight 1.5 mL vials 0.5 mL of cells were added, and the headspace was purged with 1.5% ethylene in air, resulting in 0.7 mM ethylene in the headspace. The cells were </w:t>
      </w:r>
      <w:r w:rsidR="0043174B" w:rsidRPr="0043174B">
        <w:rPr>
          <w:rFonts w:ascii="Times New Roman" w:hAnsi="Times New Roman" w:cs="Times New Roman"/>
          <w:b w:val="0"/>
          <w:sz w:val="18"/>
          <w:szCs w:val="18"/>
        </w:rPr>
        <w:lastRenderedPageBreak/>
        <w:t xml:space="preserve">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illustrated in Figure 2</w:t>
      </w:r>
      <w:r w:rsidR="008E16B0">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8E16B0">
        <w:rPr>
          <w:rFonts w:ascii="Times New Roman" w:hAnsi="Times New Roman" w:cs="Times New Roman"/>
          <w:b w:val="0"/>
          <w:sz w:val="18"/>
          <w:szCs w:val="18"/>
        </w:rPr>
        <w:t>W</w:t>
      </w:r>
      <w:r w:rsidR="0043174B" w:rsidRPr="0043174B">
        <w:rPr>
          <w:rFonts w:ascii="Times New Roman" w:hAnsi="Times New Roman" w:cs="Times New Roman"/>
          <w:b w:val="0"/>
          <w:sz w:val="18"/>
          <w:szCs w:val="18"/>
        </w:rPr>
        <w:t xml:space="preserve">hile the native TOM </w:t>
      </w:r>
      <w:r w:rsidR="00252B27">
        <w:rPr>
          <w:rFonts w:ascii="Times New Roman" w:hAnsi="Times New Roman" w:cs="Times New Roman"/>
          <w:b w:val="0"/>
          <w:sz w:val="18"/>
          <w:szCs w:val="18"/>
        </w:rPr>
        <w:t>was not observed to oxidize</w:t>
      </w:r>
      <w:r w:rsidR="0043174B" w:rsidRPr="0043174B">
        <w:rPr>
          <w:rFonts w:ascii="Times New Roman" w:hAnsi="Times New Roman" w:cs="Times New Roman"/>
          <w:b w:val="0"/>
          <w:sz w:val="18"/>
          <w:szCs w:val="18"/>
        </w:rPr>
        <w:t xml:space="preserve"> ethylene</w:t>
      </w:r>
      <w:r w:rsidR="00593BA5">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there were </w:t>
      </w:r>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mutants that </w:t>
      </w:r>
      <w:r w:rsidR="00252B27">
        <w:rPr>
          <w:rFonts w:ascii="Times New Roman" w:hAnsi="Times New Roman" w:cs="Times New Roman"/>
          <w:b w:val="0"/>
          <w:sz w:val="18"/>
          <w:szCs w:val="18"/>
        </w:rPr>
        <w:t>oxidized</w:t>
      </w:r>
      <w:r w:rsidR="0043174B" w:rsidRPr="0043174B">
        <w:rPr>
          <w:rFonts w:ascii="Times New Roman" w:hAnsi="Times New Roman" w:cs="Times New Roman"/>
          <w:b w:val="0"/>
          <w:sz w:val="18"/>
          <w:szCs w:val="18"/>
        </w:rPr>
        <w:t xml:space="preserve"> &gt;99% of the ethylene present. </w:t>
      </w:r>
      <w:r w:rsidR="00252B27">
        <w:rPr>
          <w:rFonts w:ascii="Times New Roman" w:hAnsi="Times New Roman" w:cs="Times New Roman"/>
          <w:b w:val="0"/>
          <w:sz w:val="18"/>
          <w:szCs w:val="18"/>
        </w:rPr>
        <w:t>T</w:t>
      </w:r>
      <w:r w:rsidR="0043174B" w:rsidRPr="0043174B">
        <w:rPr>
          <w:rFonts w:ascii="Times New Roman" w:hAnsi="Times New Roman" w:cs="Times New Roman"/>
          <w:b w:val="0"/>
          <w:sz w:val="18"/>
          <w:szCs w:val="18"/>
        </w:rPr>
        <w:t>he major product detected in these biotranformations was ethylene oxide.</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Based on analytical standards</w:t>
      </w:r>
      <w:r w:rsidR="003A09F8">
        <w:rPr>
          <w:rFonts w:ascii="Times New Roman" w:hAnsi="Times New Roman" w:cs="Times New Roman"/>
          <w:b w:val="0"/>
          <w:sz w:val="18"/>
          <w:szCs w:val="18"/>
        </w:rPr>
        <w:t>,</w:t>
      </w:r>
      <w:r w:rsidR="003A09F8" w:rsidRPr="0043174B">
        <w:rPr>
          <w:rFonts w:ascii="Times New Roman" w:hAnsi="Times New Roman" w:cs="Times New Roman"/>
          <w:b w:val="0"/>
          <w:sz w:val="18"/>
          <w:szCs w:val="18"/>
        </w:rPr>
        <w:t xml:space="preserve"> as little as 5 μM ethylene oxide in a whole cell biotransformation </w:t>
      </w:r>
      <w:r w:rsidR="003A09F8" w:rsidRPr="0043174B">
        <w:rPr>
          <w:rFonts w:ascii="Times New Roman" w:hAnsi="Times New Roman" w:cs="Times New Roman"/>
          <w:b w:val="0"/>
          <w:sz w:val="18"/>
          <w:szCs w:val="18"/>
        </w:rPr>
        <w:lastRenderedPageBreak/>
        <w:t>over a period of 24</w:t>
      </w:r>
      <w:r w:rsidR="003A09F8">
        <w:rPr>
          <w:rFonts w:ascii="Times New Roman" w:hAnsi="Times New Roman" w:cs="Times New Roman"/>
          <w:b w:val="0"/>
          <w:sz w:val="18"/>
          <w:szCs w:val="18"/>
        </w:rPr>
        <w:t xml:space="preserve"> hours could have been detected.</w:t>
      </w:r>
    </w:p>
    <w:p w14:paraId="733B8A11" w14:textId="42181CDC"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252B27" w:rsidRPr="00BF2F61" w:rsidRDefault="00252B27"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r>
                                <w:rPr>
                                  <w:rFonts w:ascii="Times New Roman" w:hAnsi="Times New Roman" w:cs="Times New Roman"/>
                                  <w:b w:val="0"/>
                                  <w:sz w:val="18"/>
                                  <w:szCs w:val="18"/>
                                  <w:lang w:val="en-US"/>
                                </w:rPr>
                                <w:t xml:space="preserve"> Three independent measurements were taken for each mutant.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252B27" w:rsidRPr="00BF2F61" w:rsidRDefault="00252B27"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3324B0C4" w:rsidR="00252B27" w:rsidRPr="00BF2F61" w:rsidRDefault="00252B27"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r w:rsidRPr="006771D4">
                                <w:rPr>
                                  <w:rFonts w:ascii="Times New Roman" w:hAnsi="Times New Roman" w:cs="Times New Roman"/>
                                  <w:b w:val="0"/>
                                  <w:sz w:val="18"/>
                                  <w:szCs w:val="18"/>
                                </w:rPr>
                                <w:t>PyMOL v1.7.0.3</w:t>
                              </w:r>
                              <w:ins w:id="8" w:author="Alex" w:date="2014-11-03T13:52:00Z">
                                <w:r w:rsidR="00932FF1" w:rsidRPr="00932FF1">
                                  <w:rPr>
                                    <w:rFonts w:ascii="Times New Roman" w:hAnsi="Times New Roman" w:cs="Times New Roman"/>
                                    <w:b w:val="0"/>
                                    <w:sz w:val="18"/>
                                    <w:szCs w:val="18"/>
                                    <w:vertAlign w:val="superscript"/>
                                    <w:rPrChange w:id="9" w:author="Alex" w:date="2014-11-03T13:53:00Z">
                                      <w:rPr>
                                        <w:rFonts w:ascii="Times New Roman" w:hAnsi="Times New Roman" w:cs="Times New Roman"/>
                                        <w:b w:val="0"/>
                                        <w:sz w:val="18"/>
                                        <w:szCs w:val="18"/>
                                      </w:rPr>
                                    </w:rPrChange>
                                  </w:rPr>
                                  <w:t>10</w:t>
                                </w:r>
                              </w:ins>
                              <w:del w:id="10" w:author="Alex" w:date="2014-11-03T13:52:00Z">
                                <w:r w:rsidDel="00932FF1">
                                  <w:rPr>
                                    <w:rFonts w:ascii="Times New Roman" w:hAnsi="Times New Roman" w:cs="Times New Roman"/>
                                    <w:b w:val="0"/>
                                    <w:sz w:val="18"/>
                                    <w:szCs w:val="18"/>
                                  </w:rPr>
                                  <w:delText xml:space="preserve"> [9]</w:delText>
                                </w:r>
                              </w:del>
                              <w:r>
                                <w:rPr>
                                  <w:rFonts w:ascii="Times New Roman" w:hAnsi="Times New Roman" w:cs="Times New Roman"/>
                                  <w:b w:val="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type id="_x0000_t202" coordsize="21600,21600" o:spt="202" path="m0,0l0,21600,21600,21600,21600,0xe">
                  <v:stroke joinstyle="miter"/>
                  <v:path gradientshapeok="t" o:connecttype="rect"/>
                </v:shapety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3324B0C4" w:rsidR="00252B27" w:rsidRPr="00BF2F61" w:rsidRDefault="00252B27"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r w:rsidRPr="006771D4">
                          <w:rPr>
                            <w:rFonts w:ascii="Times New Roman" w:hAnsi="Times New Roman" w:cs="Times New Roman"/>
                            <w:b w:val="0"/>
                            <w:sz w:val="18"/>
                            <w:szCs w:val="18"/>
                          </w:rPr>
                          <w:t>PyMOL v1.7.0.3</w:t>
                        </w:r>
                        <w:ins w:id="11" w:author="Alex" w:date="2014-11-03T13:52:00Z">
                          <w:r w:rsidR="00932FF1" w:rsidRPr="00932FF1">
                            <w:rPr>
                              <w:rFonts w:ascii="Times New Roman" w:hAnsi="Times New Roman" w:cs="Times New Roman"/>
                              <w:b w:val="0"/>
                              <w:sz w:val="18"/>
                              <w:szCs w:val="18"/>
                              <w:vertAlign w:val="superscript"/>
                              <w:rPrChange w:id="12" w:author="Alex" w:date="2014-11-03T13:53:00Z">
                                <w:rPr>
                                  <w:rFonts w:ascii="Times New Roman" w:hAnsi="Times New Roman" w:cs="Times New Roman"/>
                                  <w:b w:val="0"/>
                                  <w:sz w:val="18"/>
                                  <w:szCs w:val="18"/>
                                </w:rPr>
                              </w:rPrChange>
                            </w:rPr>
                            <w:t>10</w:t>
                          </w:r>
                        </w:ins>
                        <w:del w:id="13" w:author="Alex" w:date="2014-11-03T13:52:00Z">
                          <w:r w:rsidDel="00932FF1">
                            <w:rPr>
                              <w:rFonts w:ascii="Times New Roman" w:hAnsi="Times New Roman" w:cs="Times New Roman"/>
                              <w:b w:val="0"/>
                              <w:sz w:val="18"/>
                              <w:szCs w:val="18"/>
                            </w:rPr>
                            <w:delText xml:space="preserve"> [9]</w:delText>
                          </w:r>
                        </w:del>
                        <w:r>
                          <w:rPr>
                            <w:rFonts w:ascii="Times New Roman" w:hAnsi="Times New Roman" w:cs="Times New Roman"/>
                            <w:b w:val="0"/>
                            <w:sz w:val="18"/>
                            <w:szCs w:val="18"/>
                          </w:rPr>
                          <w:t>.</w:t>
                        </w:r>
                      </w:p>
                    </w:txbxContent>
                  </v:textbox>
                </v:shape>
                <w10:wrap type="square" anchorx="margin" anchory="margin"/>
              </v:group>
            </w:pict>
          </mc:Fallback>
        </mc:AlternateContent>
      </w:r>
      <w:r w:rsidR="0043174B" w:rsidRPr="0043174B">
        <w:rPr>
          <w:rFonts w:ascii="Times New Roman" w:hAnsi="Times New Roman" w:cs="Times New Roman"/>
          <w:b w:val="0"/>
          <w:sz w:val="18"/>
          <w:szCs w:val="18"/>
        </w:rPr>
        <w:t>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r w:rsidR="006E04E0">
        <w:rPr>
          <w:rFonts w:ascii="Times New Roman" w:hAnsi="Times New Roman" w:cs="Times New Roman"/>
          <w:b w:val="0"/>
          <w:sz w:val="18"/>
          <w:szCs w:val="18"/>
        </w:rPr>
        <w:t>00</w:t>
      </w:r>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nM/min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r w:rsidR="0043174B" w:rsidRPr="0043174B">
        <w:rPr>
          <w:rFonts w:ascii="Times New Roman" w:hAnsi="Times New Roman" w:cs="Times New Roman"/>
          <w:b w:val="0"/>
          <w:sz w:val="18"/>
          <w:szCs w:val="18"/>
        </w:rPr>
        <w:t xml:space="preserve">nM/min </w:t>
      </w:r>
      <w:r w:rsidR="009F50A4">
        <w:rPr>
          <w:rFonts w:ascii="Times New Roman" w:hAnsi="Times New Roman" w:cs="Times New Roman"/>
          <w:b w:val="0"/>
          <w:sz w:val="18"/>
          <w:szCs w:val="18"/>
        </w:rPr>
        <w:t xml:space="preserve">was determined using a linear fit. </w:t>
      </w:r>
      <w:r w:rsidR="00252B27">
        <w:rPr>
          <w:rFonts w:ascii="Times New Roman" w:hAnsi="Times New Roman" w:cs="Times New Roman"/>
          <w:b w:val="0"/>
          <w:sz w:val="18"/>
          <w:szCs w:val="18"/>
        </w:rPr>
        <w:t>Since the</w:t>
      </w:r>
      <w:r w:rsidR="00252B27" w:rsidRPr="00252B27">
        <w:rPr>
          <w:rFonts w:ascii="Times New Roman" w:hAnsi="Times New Roman" w:cs="Times New Roman"/>
          <w:b w:val="0"/>
          <w:sz w:val="18"/>
          <w:szCs w:val="18"/>
        </w:rPr>
        <w:t xml:space="preserve"> </w:t>
      </w:r>
      <w:r w:rsidR="00252B27">
        <w:rPr>
          <w:rFonts w:ascii="Times New Roman" w:hAnsi="Times New Roman" w:cs="Times New Roman"/>
          <w:b w:val="0"/>
          <w:sz w:val="18"/>
          <w:szCs w:val="18"/>
        </w:rPr>
        <w:t>wild type TOM was below our detection limit of 3.5 nM/min (i.e. 5</w:t>
      </w:r>
      <w:r w:rsidR="00252B27" w:rsidRPr="0043174B">
        <w:rPr>
          <w:rFonts w:ascii="Times New Roman" w:hAnsi="Times New Roman" w:cs="Times New Roman"/>
          <w:b w:val="0"/>
          <w:sz w:val="18"/>
          <w:szCs w:val="18"/>
        </w:rPr>
        <w:t xml:space="preserve"> μM</w:t>
      </w:r>
      <w:r w:rsidR="00252B27">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 xml:space="preserve">ethylene oxide </w:t>
      </w:r>
      <w:r w:rsidR="00252B27">
        <w:rPr>
          <w:rFonts w:ascii="Times New Roman" w:hAnsi="Times New Roman" w:cs="Times New Roman"/>
          <w:b w:val="0"/>
          <w:sz w:val="18"/>
          <w:szCs w:val="18"/>
        </w:rPr>
        <w:t>over 24 hours),</w:t>
      </w:r>
      <w:r w:rsidR="0043174B" w:rsidRPr="0043174B">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V106F</w:t>
      </w:r>
      <w:r w:rsidR="00252B27">
        <w:rPr>
          <w:rFonts w:ascii="Times New Roman" w:hAnsi="Times New Roman" w:cs="Times New Roman"/>
          <w:b w:val="0"/>
          <w:sz w:val="18"/>
          <w:szCs w:val="18"/>
        </w:rPr>
        <w:t xml:space="preserve"> and A11</w:t>
      </w:r>
      <w:ins w:id="14" w:author="Alex" w:date="2014-11-03T14:49:00Z">
        <w:r w:rsidR="00374F36">
          <w:rPr>
            <w:rFonts w:ascii="Times New Roman" w:hAnsi="Times New Roman" w:cs="Times New Roman"/>
            <w:b w:val="0"/>
            <w:sz w:val="18"/>
            <w:szCs w:val="18"/>
          </w:rPr>
          <w:t>3</w:t>
        </w:r>
      </w:ins>
      <w:r w:rsidR="00252B27">
        <w:rPr>
          <w:rFonts w:ascii="Times New Roman" w:hAnsi="Times New Roman" w:cs="Times New Roman"/>
          <w:b w:val="0"/>
          <w:sz w:val="18"/>
          <w:szCs w:val="18"/>
        </w:rPr>
        <w:t>F</w:t>
      </w:r>
      <w:r w:rsidR="00252B27" w:rsidRPr="0043174B">
        <w:rPr>
          <w:rFonts w:ascii="Times New Roman" w:hAnsi="Times New Roman" w:cs="Times New Roman"/>
          <w:b w:val="0"/>
          <w:sz w:val="18"/>
          <w:szCs w:val="18"/>
        </w:rPr>
        <w:t xml:space="preserve"> enhanced activity </w:t>
      </w:r>
      <w:r w:rsidR="00252B27">
        <w:rPr>
          <w:rFonts w:ascii="Times New Roman" w:hAnsi="Times New Roman" w:cs="Times New Roman"/>
          <w:b w:val="0"/>
          <w:sz w:val="18"/>
          <w:szCs w:val="18"/>
        </w:rPr>
        <w:t xml:space="preserve">by </w:t>
      </w:r>
      <w:r w:rsidR="00252B27" w:rsidRPr="0043174B">
        <w:rPr>
          <w:rFonts w:ascii="Times New Roman" w:hAnsi="Times New Roman" w:cs="Times New Roman"/>
          <w:b w:val="0"/>
          <w:sz w:val="18"/>
          <w:szCs w:val="18"/>
        </w:rPr>
        <w:t>&gt;1</w:t>
      </w:r>
      <w:r w:rsidR="00252B27">
        <w:rPr>
          <w:rFonts w:ascii="Times New Roman" w:hAnsi="Times New Roman" w:cs="Times New Roman"/>
          <w:b w:val="0"/>
          <w:sz w:val="18"/>
          <w:szCs w:val="18"/>
        </w:rPr>
        <w:t>70-fold and</w:t>
      </w:r>
      <w:r w:rsidR="0043174B" w:rsidRPr="0043174B">
        <w:rPr>
          <w:rFonts w:ascii="Times New Roman" w:hAnsi="Times New Roman" w:cs="Times New Roman"/>
          <w:b w:val="0"/>
          <w:sz w:val="18"/>
          <w:szCs w:val="18"/>
        </w:rPr>
        <w:t xml:space="preserve">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w:t>
      </w:r>
      <w:r w:rsidR="00252B27">
        <w:rPr>
          <w:rFonts w:ascii="Times New Roman" w:hAnsi="Times New Roman" w:cs="Times New Roman"/>
          <w:b w:val="0"/>
          <w:sz w:val="18"/>
          <w:szCs w:val="18"/>
        </w:rPr>
        <w:t>, respectively, relative to wild type TOM</w:t>
      </w:r>
      <w:r w:rsidR="003A09F8">
        <w:rPr>
          <w:rFonts w:ascii="Times New Roman" w:hAnsi="Times New Roman" w:cs="Times New Roman"/>
          <w:b w:val="0"/>
          <w:sz w:val="18"/>
          <w:szCs w:val="18"/>
        </w:rPr>
        <w:t>.</w:t>
      </w:r>
    </w:p>
    <w:p w14:paraId="203692ED" w14:textId="4083DA6C"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252B27" w:rsidRPr="00EE3A15" w:rsidRDefault="00252B27"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252B27" w:rsidRPr="00BF2F61" w:rsidRDefault="00252B27"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252B27" w:rsidRPr="00EE3A15" w:rsidRDefault="00252B27"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252B27" w:rsidRPr="00BF2F61" w:rsidRDefault="00252B27"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r w:rsidR="003726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active site. Since</w:t>
      </w:r>
      <w:r w:rsidR="0043174B" w:rsidRPr="0043174B">
        <w:rPr>
          <w:rFonts w:ascii="Times New Roman" w:hAnsi="Times New Roman" w:cs="Times New Roman"/>
          <w:b w:val="0"/>
          <w:sz w:val="18"/>
          <w:szCs w:val="18"/>
        </w:rPr>
        <w:t xml:space="preserve"> a crystal structure of TOM is not available</w:t>
      </w:r>
      <w:ins w:id="15" w:author="Alex" w:date="2014-11-03T14:58:00Z">
        <w:r w:rsidR="00891432">
          <w:rPr>
            <w:rFonts w:ascii="Times New Roman" w:hAnsi="Times New Roman" w:cs="Times New Roman"/>
            <w:b w:val="0"/>
            <w:sz w:val="18"/>
            <w:szCs w:val="18"/>
          </w:rPr>
          <w:t>,</w:t>
        </w:r>
      </w:ins>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 xml:space="preserve">of the catalytic domain for each mutant and </w:t>
      </w:r>
      <w:del w:id="16" w:author="Alex" w:date="2014-11-03T13:52:00Z">
        <w:r w:rsidR="00DF7838" w:rsidDel="00932FF1">
          <w:rPr>
            <w:rFonts w:ascii="Times New Roman" w:hAnsi="Times New Roman" w:cs="Times New Roman"/>
            <w:b w:val="0"/>
            <w:sz w:val="18"/>
            <w:szCs w:val="18"/>
          </w:rPr>
          <w:delText>TOM</w:delText>
        </w:r>
        <w:r w:rsidR="007E2783" w:rsidDel="00932FF1">
          <w:rPr>
            <w:rFonts w:ascii="Times New Roman" w:hAnsi="Times New Roman" w:cs="Times New Roman"/>
            <w:b w:val="0"/>
            <w:sz w:val="18"/>
            <w:szCs w:val="18"/>
            <w:vertAlign w:val="superscript"/>
          </w:rPr>
          <w:delText>7</w:delText>
        </w:r>
      </w:del>
      <w:ins w:id="17" w:author="Alex" w:date="2014-11-03T13:52:00Z">
        <w:r w:rsidR="00932FF1">
          <w:rPr>
            <w:rFonts w:ascii="Times New Roman" w:hAnsi="Times New Roman" w:cs="Times New Roman"/>
            <w:b w:val="0"/>
            <w:sz w:val="18"/>
            <w:szCs w:val="18"/>
          </w:rPr>
          <w:t>TOM</w:t>
        </w:r>
        <w:r w:rsidR="00932FF1">
          <w:rPr>
            <w:rFonts w:ascii="Times New Roman" w:hAnsi="Times New Roman" w:cs="Times New Roman"/>
            <w:b w:val="0"/>
            <w:sz w:val="18"/>
            <w:szCs w:val="18"/>
            <w:vertAlign w:val="superscript"/>
          </w:rPr>
          <w:t>8</w:t>
        </w:r>
      </w:ins>
      <w:r w:rsidR="0043174B" w:rsidRPr="0043174B">
        <w:rPr>
          <w:rFonts w:ascii="Times New Roman" w:hAnsi="Times New Roman" w:cs="Times New Roman"/>
          <w:b w:val="0"/>
          <w:sz w:val="18"/>
          <w:szCs w:val="18"/>
        </w:rPr>
        <w:t xml:space="preserve">. Three templates (PDB entries 3U52, 2INN, and 2INP) were used, </w:t>
      </w:r>
      <w:r w:rsidR="00675642">
        <w:rPr>
          <w:rFonts w:ascii="Times New Roman" w:hAnsi="Times New Roman" w:cs="Times New Roman"/>
          <w:b w:val="0"/>
          <w:sz w:val="18"/>
          <w:szCs w:val="18"/>
        </w:rPr>
        <w:t>each</w:t>
      </w:r>
      <w:r w:rsidR="0043174B" w:rsidRPr="0043174B">
        <w:rPr>
          <w:rFonts w:ascii="Times New Roman" w:hAnsi="Times New Roman" w:cs="Times New Roman"/>
          <w:b w:val="0"/>
          <w:sz w:val="18"/>
          <w:szCs w:val="18"/>
        </w:rPr>
        <w:t xml:space="preserve"> ~65% identical in sequence to TOM and the mutants. Next, we used </w:t>
      </w:r>
      <w:del w:id="18" w:author="Alex" w:date="2014-11-03T13:52:00Z">
        <w:r w:rsidR="0043174B" w:rsidRPr="0043174B" w:rsidDel="00932FF1">
          <w:rPr>
            <w:rFonts w:ascii="Times New Roman" w:hAnsi="Times New Roman" w:cs="Times New Roman"/>
            <w:b w:val="0"/>
            <w:sz w:val="18"/>
            <w:szCs w:val="18"/>
          </w:rPr>
          <w:delText>RosettaLigand</w:delText>
        </w:r>
        <w:r w:rsidR="007E2783" w:rsidDel="00932FF1">
          <w:rPr>
            <w:rFonts w:ascii="Times New Roman" w:hAnsi="Times New Roman" w:cs="Times New Roman"/>
            <w:b w:val="0"/>
            <w:sz w:val="18"/>
            <w:szCs w:val="18"/>
            <w:vertAlign w:val="superscript"/>
          </w:rPr>
          <w:delText>8</w:delText>
        </w:r>
        <w:r w:rsidR="0043174B" w:rsidRPr="0043174B" w:rsidDel="00932FF1">
          <w:rPr>
            <w:rFonts w:ascii="Times New Roman" w:hAnsi="Times New Roman" w:cs="Times New Roman"/>
            <w:b w:val="0"/>
            <w:sz w:val="18"/>
            <w:szCs w:val="18"/>
          </w:rPr>
          <w:delText xml:space="preserve"> </w:delText>
        </w:r>
      </w:del>
      <w:ins w:id="19" w:author="Alex" w:date="2014-11-03T13:52:00Z">
        <w:r w:rsidR="00932FF1" w:rsidRPr="0043174B">
          <w:rPr>
            <w:rFonts w:ascii="Times New Roman" w:hAnsi="Times New Roman" w:cs="Times New Roman"/>
            <w:b w:val="0"/>
            <w:sz w:val="18"/>
            <w:szCs w:val="18"/>
          </w:rPr>
          <w:t>RosettaLigand</w:t>
        </w:r>
        <w:r w:rsidR="00932FF1">
          <w:rPr>
            <w:rFonts w:ascii="Times New Roman" w:hAnsi="Times New Roman" w:cs="Times New Roman"/>
            <w:b w:val="0"/>
            <w:sz w:val="18"/>
            <w:szCs w:val="18"/>
            <w:vertAlign w:val="superscript"/>
          </w:rPr>
          <w:t>9</w:t>
        </w:r>
        <w:r w:rsidR="00932FF1"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with functional constraints derived from the geometry of the template crystal structures to dock the iron atoms into the models. </w:t>
      </w:r>
    </w:p>
    <w:p w14:paraId="0E62A203" w14:textId="2DC7D956" w:rsidR="00867DCE" w:rsidRPr="00C045EA" w:rsidRDefault="00252B27"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 models reveal</w:t>
      </w:r>
      <w:r w:rsidR="0043174B" w:rsidRPr="0043174B">
        <w:rPr>
          <w:rFonts w:ascii="Times New Roman" w:hAnsi="Times New Roman" w:cs="Times New Roman"/>
          <w:b w:val="0"/>
          <w:sz w:val="18"/>
          <w:szCs w:val="18"/>
        </w:rPr>
        <w:t xml:space="preserve"> </w:t>
      </w:r>
      <w:r>
        <w:rPr>
          <w:rFonts w:ascii="Times New Roman" w:hAnsi="Times New Roman" w:cs="Times New Roman"/>
          <w:b w:val="0"/>
          <w:sz w:val="18"/>
          <w:szCs w:val="18"/>
        </w:rPr>
        <w:t xml:space="preserve">that </w:t>
      </w:r>
      <w:r w:rsidR="00AF67F2">
        <w:rPr>
          <w:rFonts w:ascii="Times New Roman" w:hAnsi="Times New Roman" w:cs="Times New Roman"/>
          <w:b w:val="0"/>
          <w:sz w:val="18"/>
          <w:szCs w:val="18"/>
        </w:rPr>
        <w:t xml:space="preserve">both mutations </w:t>
      </w:r>
      <w:r>
        <w:rPr>
          <w:rFonts w:ascii="Times New Roman" w:hAnsi="Times New Roman" w:cs="Times New Roman"/>
          <w:b w:val="0"/>
          <w:sz w:val="18"/>
          <w:szCs w:val="18"/>
        </w:rPr>
        <w:t xml:space="preserve">are </w:t>
      </w:r>
      <w:r w:rsidR="00AF67F2">
        <w:rPr>
          <w:rFonts w:ascii="Times New Roman" w:hAnsi="Times New Roman" w:cs="Times New Roman"/>
          <w:b w:val="0"/>
          <w:sz w:val="18"/>
          <w:szCs w:val="18"/>
        </w:rPr>
        <w:t>in the active site</w:t>
      </w:r>
      <w:r w:rsidR="0043174B"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0043174B" w:rsidRPr="0043174B">
        <w:rPr>
          <w:rFonts w:ascii="Times New Roman" w:hAnsi="Times New Roman" w:cs="Times New Roman"/>
          <w:b w:val="0"/>
          <w:sz w:val="18"/>
          <w:szCs w:val="18"/>
        </w:rPr>
        <w:t xml:space="preserve"> the open coordination sites of the diiron center in TOM (Figure 4). In the mutant A113F</w:t>
      </w:r>
      <w:r w:rsidR="0071737F">
        <w:rPr>
          <w:rFonts w:ascii="Times New Roman" w:hAnsi="Times New Roman" w:cs="Times New Roman"/>
          <w:b w:val="0"/>
          <w:sz w:val="18"/>
          <w:szCs w:val="18"/>
        </w:rPr>
        <w:t>,</w:t>
      </w:r>
      <w:r w:rsidR="00AF67F2">
        <w:rPr>
          <w:rFonts w:ascii="Times New Roman" w:hAnsi="Times New Roman" w:cs="Times New Roman"/>
          <w:b w:val="0"/>
          <w:sz w:val="18"/>
          <w:szCs w:val="18"/>
        </w:rPr>
        <w:t xml:space="preserve"> the phenylalanine ring is predicted to be directly above the diiron center where </w:t>
      </w:r>
      <w:r w:rsidR="00E408E0">
        <w:rPr>
          <w:rFonts w:ascii="Times New Roman" w:hAnsi="Times New Roman" w:cs="Times New Roman"/>
          <w:b w:val="0"/>
          <w:sz w:val="18"/>
          <w:szCs w:val="18"/>
        </w:rPr>
        <w:t xml:space="preserve">we predict </w:t>
      </w:r>
      <w:r w:rsidR="00AF67F2">
        <w:rPr>
          <w:rFonts w:ascii="Times New Roman" w:hAnsi="Times New Roman" w:cs="Times New Roman"/>
          <w:b w:val="0"/>
          <w:sz w:val="18"/>
          <w:szCs w:val="18"/>
        </w:rPr>
        <w:t xml:space="preserve">the substrate </w:t>
      </w:r>
      <w:r w:rsidR="0071737F">
        <w:rPr>
          <w:rFonts w:ascii="Times New Roman" w:hAnsi="Times New Roman" w:cs="Times New Roman"/>
          <w:b w:val="0"/>
          <w:sz w:val="18"/>
          <w:szCs w:val="18"/>
        </w:rPr>
        <w:t>binds</w:t>
      </w:r>
      <w:r w:rsidR="00AF67F2">
        <w:rPr>
          <w:rFonts w:ascii="Times New Roman" w:hAnsi="Times New Roman" w:cs="Times New Roman"/>
          <w:b w:val="0"/>
          <w:sz w:val="18"/>
          <w:szCs w:val="18"/>
        </w:rPr>
        <w:t xml:space="preserve">. However, the phenylalanine ring is not predicted to point directly into the binding site pocket for </w:t>
      </w:r>
      <w:r w:rsidR="0043174B"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 xml:space="preserve">tunnel </w:t>
      </w:r>
      <w:r>
        <w:rPr>
          <w:rFonts w:ascii="Times New Roman" w:hAnsi="Times New Roman" w:cs="Times New Roman"/>
          <w:b w:val="0"/>
          <w:sz w:val="18"/>
          <w:szCs w:val="18"/>
        </w:rPr>
        <w:t>leading to</w:t>
      </w:r>
      <w:r w:rsidR="00DF7838">
        <w:rPr>
          <w:rFonts w:ascii="Times New Roman" w:hAnsi="Times New Roman" w:cs="Times New Roman"/>
          <w:b w:val="0"/>
          <w:sz w:val="18"/>
          <w:szCs w:val="18"/>
        </w:rPr>
        <w:t xml:space="preserve"> the</w:t>
      </w:r>
      <w:r w:rsidR="0043174B"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hypothesis that by decreasing the molecular size of the active site the decrease in substrate size </w:t>
      </w:r>
      <w:r>
        <w:rPr>
          <w:rFonts w:ascii="Times New Roman" w:hAnsi="Times New Roman" w:cs="Times New Roman"/>
          <w:b w:val="0"/>
          <w:sz w:val="18"/>
          <w:szCs w:val="18"/>
        </w:rPr>
        <w:t>can</w:t>
      </w:r>
      <w:r w:rsidR="00DF7838">
        <w:rPr>
          <w:rFonts w:ascii="Times New Roman" w:hAnsi="Times New Roman" w:cs="Times New Roman"/>
          <w:b w:val="0"/>
          <w:sz w:val="18"/>
          <w:szCs w:val="18"/>
        </w:rPr>
        <w:t xml:space="preserve">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r w:rsidR="00E66981">
        <w:rPr>
          <w:rFonts w:ascii="Times New Roman" w:hAnsi="Times New Roman" w:cs="Times New Roman"/>
          <w:b w:val="0"/>
          <w:sz w:val="18"/>
          <w:szCs w:val="18"/>
        </w:rPr>
        <w:t xml:space="preserve"> </w:t>
      </w:r>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7528C09C" w:rsidR="00E66981" w:rsidRDefault="00BC3F6B" w:rsidP="00A72826">
      <w:pPr>
        <w:pStyle w:val="08ArticleText"/>
        <w:rPr>
          <w:rFonts w:ascii="Times New Roman" w:hAnsi="Times New Roman"/>
          <w:sz w:val="18"/>
        </w:rPr>
      </w:pPr>
      <w:commentRangeStart w:id="20"/>
      <w:r w:rsidRPr="00BC3F6B">
        <w:rPr>
          <w:rFonts w:ascii="Times New Roman" w:hAnsi="Times New Roman"/>
          <w:sz w:val="18"/>
        </w:rPr>
        <w:t>To</w:t>
      </w:r>
      <w:commentRangeEnd w:id="20"/>
      <w:r w:rsidR="001B7201">
        <w:rPr>
          <w:rStyle w:val="CommentReference"/>
          <w:rFonts w:asciiTheme="minorHAnsi" w:hAnsiTheme="minorHAnsi" w:cstheme="minorBidi"/>
          <w:w w:val="100"/>
        </w:rPr>
        <w:commentReference w:id="20"/>
      </w:r>
      <w:r w:rsidRPr="00BC3F6B">
        <w:rPr>
          <w:rFonts w:ascii="Times New Roman" w:hAnsi="Times New Roman"/>
          <w:sz w:val="18"/>
        </w:rPr>
        <w:t xml:space="preserve"> the best of our knowledge this is the first report of an engineered biocatalyst capable of converting ethylene to ethylene oxide. This engineered protein was obtained from a repurposed directed evolution library originally </w:t>
      </w:r>
      <w:r w:rsidR="00E828C9">
        <w:rPr>
          <w:rFonts w:ascii="Times New Roman" w:hAnsi="Times New Roman"/>
          <w:sz w:val="18"/>
        </w:rPr>
        <w:t>developed for</w:t>
      </w:r>
      <w:r w:rsidRPr="00BC3F6B">
        <w:rPr>
          <w:rFonts w:ascii="Times New Roman" w:hAnsi="Times New Roman"/>
          <w:sz w:val="18"/>
        </w:rPr>
        <w:t xml:space="preserve"> the oxidation of </w:t>
      </w:r>
      <w:del w:id="21" w:author="Alex" w:date="2014-11-03T14:58:00Z">
        <w:r w:rsidRPr="00BC3F6B" w:rsidDel="00891432">
          <w:rPr>
            <w:rFonts w:ascii="Times New Roman" w:hAnsi="Times New Roman"/>
            <w:sz w:val="18"/>
          </w:rPr>
          <w:delText xml:space="preserve">the related compound </w:delText>
        </w:r>
      </w:del>
      <w:r w:rsidRPr="00BC3F6B">
        <w:rPr>
          <w:rFonts w:ascii="Times New Roman" w:hAnsi="Times New Roman"/>
          <w:sz w:val="18"/>
        </w:rPr>
        <w:t>trichloroethylene</w:t>
      </w:r>
      <w:ins w:id="22" w:author="Alex" w:date="2014-11-03T14:58:00Z">
        <w:r w:rsidR="00891432">
          <w:rPr>
            <w:rFonts w:ascii="Times New Roman" w:hAnsi="Times New Roman"/>
            <w:sz w:val="18"/>
          </w:rPr>
          <w:t xml:space="preserve">. </w:t>
        </w:r>
      </w:ins>
      <w:del w:id="23" w:author="Alex" w:date="2014-11-03T14:58:00Z">
        <w:r w:rsidRPr="00BC3F6B" w:rsidDel="00891432">
          <w:rPr>
            <w:rFonts w:ascii="Times New Roman" w:hAnsi="Times New Roman"/>
            <w:sz w:val="18"/>
          </w:rPr>
          <w:delText>.</w:delText>
        </w:r>
      </w:del>
      <w:r w:rsidRPr="00BC3F6B">
        <w:rPr>
          <w:rFonts w:ascii="Times New Roman" w:hAnsi="Times New Roman"/>
          <w:sz w:val="18"/>
        </w:rPr>
        <w:t xml:space="preserve"> </w:t>
      </w:r>
      <w:ins w:id="24" w:author="Alex" w:date="2014-11-03T14:58:00Z">
        <w:r w:rsidR="00891432">
          <w:rPr>
            <w:rFonts w:ascii="Times New Roman" w:hAnsi="Times New Roman"/>
            <w:sz w:val="18"/>
          </w:rPr>
          <w:t>h</w:t>
        </w:r>
      </w:ins>
      <w:del w:id="25" w:author="Alex" w:date="2014-11-03T14:58:00Z">
        <w:r w:rsidR="00BF2F61" w:rsidRPr="00BC3F6B" w:rsidDel="00891432">
          <w:rPr>
            <w:rFonts w:ascii="Times New Roman" w:hAnsi="Times New Roman"/>
            <w:sz w:val="18"/>
          </w:rPr>
          <w:delText>This finding h</w:delText>
        </w:r>
      </w:del>
      <w:r w:rsidR="00BF2F61" w:rsidRPr="00BC3F6B">
        <w:rPr>
          <w:rFonts w:ascii="Times New Roman" w:hAnsi="Times New Roman"/>
          <w:sz w:val="18"/>
        </w:rPr>
        <w:t>ighlight</w:t>
      </w:r>
      <w:ins w:id="26" w:author="Alex" w:date="2014-11-03T14:58:00Z">
        <w:r w:rsidR="00891432">
          <w:rPr>
            <w:rFonts w:ascii="Times New Roman" w:hAnsi="Times New Roman"/>
            <w:sz w:val="18"/>
          </w:rPr>
          <w:t>ing</w:t>
        </w:r>
      </w:ins>
      <w:bookmarkStart w:id="27" w:name="_GoBack"/>
      <w:bookmarkEnd w:id="27"/>
      <w:del w:id="28" w:author="Alex" w:date="2014-11-03T14:58:00Z">
        <w:r w:rsidR="00BF2F61" w:rsidRPr="00BC3F6B" w:rsidDel="00891432">
          <w:rPr>
            <w:rFonts w:ascii="Times New Roman" w:hAnsi="Times New Roman"/>
            <w:sz w:val="18"/>
          </w:rPr>
          <w:delText>s</w:delText>
        </w:r>
      </w:del>
      <w:r w:rsidR="00BF2F61" w:rsidRPr="00BC3F6B">
        <w:rPr>
          <w:rFonts w:ascii="Times New Roman" w:hAnsi="Times New Roman"/>
          <w:sz w:val="18"/>
        </w:rPr>
        <w:t xml:space="preserve"> the importance of rescreening libraries of </w:t>
      </w:r>
      <w:r w:rsidR="00BF2F61" w:rsidRPr="00BC3F6B">
        <w:rPr>
          <w:rFonts w:ascii="Times New Roman" w:hAnsi="Times New Roman"/>
          <w:sz w:val="18"/>
        </w:rPr>
        <w:lastRenderedPageBreak/>
        <w:t xml:space="preserve">mutants against new target </w:t>
      </w:r>
      <w:commentRangeStart w:id="29"/>
      <w:commentRangeStart w:id="30"/>
      <w:r w:rsidR="00BF2F61" w:rsidRPr="00BC3F6B">
        <w:rPr>
          <w:rFonts w:ascii="Times New Roman" w:hAnsi="Times New Roman"/>
          <w:sz w:val="18"/>
        </w:rPr>
        <w:t>substrates</w:t>
      </w:r>
      <w:commentRangeEnd w:id="29"/>
      <w:r w:rsidR="001B7201">
        <w:rPr>
          <w:rStyle w:val="CommentReference"/>
          <w:rFonts w:asciiTheme="minorHAnsi" w:hAnsiTheme="minorHAnsi" w:cstheme="minorBidi"/>
          <w:w w:val="100"/>
        </w:rPr>
        <w:commentReference w:id="29"/>
      </w:r>
      <w:commentRangeEnd w:id="30"/>
      <w:r w:rsidR="006456F4">
        <w:rPr>
          <w:rStyle w:val="CommentReference"/>
          <w:rFonts w:asciiTheme="minorHAnsi" w:hAnsiTheme="minorHAnsi" w:cstheme="minorBidi"/>
          <w:w w:val="100"/>
        </w:rPr>
        <w:commentReference w:id="30"/>
      </w:r>
      <w:r w:rsidR="00BF2F61" w:rsidRPr="00BC3F6B">
        <w:rPr>
          <w:rFonts w:ascii="Times New Roman" w:hAnsi="Times New Roman"/>
          <w:sz w:val="18"/>
        </w:rPr>
        <w:t>.</w:t>
      </w:r>
      <w:r w:rsidR="00BF2F61">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in mild aqueous conditions, with no production of toxic </w:t>
      </w:r>
      <w:r w:rsidR="002F6BE5">
        <w:rPr>
          <w:rFonts w:ascii="Times New Roman" w:hAnsi="Times New Roman"/>
          <w:sz w:val="18"/>
        </w:rPr>
        <w:t>waste</w:t>
      </w:r>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r w:rsidRPr="00272D6F">
        <w:rPr>
          <w:i/>
          <w:vertAlign w:val="superscript"/>
        </w:rPr>
        <w:t>a</w:t>
      </w:r>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r>
        <w:rPr>
          <w:i/>
          <w:vertAlign w:val="superscript"/>
        </w:rPr>
        <w:t>b</w:t>
      </w:r>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r>
        <w:rPr>
          <w:i/>
          <w:vertAlign w:val="superscript"/>
        </w:rPr>
        <w:t>c</w:t>
      </w:r>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r>
        <w:rPr>
          <w:i/>
          <w:vertAlign w:val="superscript"/>
        </w:rPr>
        <w:t>d</w:t>
      </w:r>
      <w:r>
        <w:t xml:space="preserve"> </w:t>
      </w:r>
      <w:r w:rsidRPr="00A109A8">
        <w:t>Genome Center,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r w:rsidR="00E4609D" w:rsidRPr="00E4609D">
        <w:t>We are grateful to Thomas Wood, Sabina Islam, Brian Wai Kwan, and Michael McAnulty for the TOM and TOM mutants derived from their previous libraries. We would also like to thank Shota Atsumi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4A84A235" w:rsidR="0043174B" w:rsidRPr="0043174B" w:rsidRDefault="0043174B" w:rsidP="00A72826">
      <w:pPr>
        <w:pStyle w:val="N3References"/>
        <w:spacing w:line="240" w:lineRule="atLeast"/>
      </w:pPr>
      <w:r w:rsidRPr="0043174B">
        <w:t>1</w:t>
      </w:r>
      <w:r w:rsidRPr="0043174B">
        <w:tab/>
        <w:t xml:space="preserve">Dever, J.P., George, </w:t>
      </w:r>
      <w:r w:rsidR="00C30355">
        <w:t xml:space="preserve">K.F., </w:t>
      </w:r>
      <w:r w:rsidRPr="0043174B">
        <w:t xml:space="preserve">Hoffman, </w:t>
      </w:r>
      <w:r w:rsidR="00C30355">
        <w:t xml:space="preserve">W.C., </w:t>
      </w:r>
      <w:r w:rsidRPr="0043174B">
        <w:t>and Soo</w:t>
      </w:r>
      <w:r w:rsidR="00C30355">
        <w:t>, H</w:t>
      </w:r>
      <w:r w:rsidRPr="0043174B">
        <w:t xml:space="preserve">. "Ethylene oxide." </w:t>
      </w:r>
      <w:r w:rsidRPr="006456F4">
        <w:rPr>
          <w:i/>
        </w:rPr>
        <w:t>Kirk-Othmer encyclopedia of chemical technology</w:t>
      </w:r>
      <w:r w:rsidRPr="0043174B">
        <w:t>, 2006</w:t>
      </w:r>
    </w:p>
    <w:p w14:paraId="529EB48F" w14:textId="77777777" w:rsidR="0043174B" w:rsidRPr="0043174B" w:rsidRDefault="0043174B" w:rsidP="00A72826">
      <w:pPr>
        <w:pStyle w:val="N3References"/>
        <w:spacing w:line="240" w:lineRule="atLeast"/>
      </w:pPr>
    </w:p>
    <w:p w14:paraId="2D81A665" w14:textId="567FB8BB" w:rsidR="0043174B" w:rsidRPr="0043174B" w:rsidRDefault="0043174B" w:rsidP="00A72826">
      <w:pPr>
        <w:pStyle w:val="N3References"/>
        <w:spacing w:line="240" w:lineRule="atLeast"/>
      </w:pPr>
      <w:r w:rsidRPr="0043174B">
        <w:t>2</w:t>
      </w:r>
      <w:r w:rsidRPr="0043174B">
        <w:tab/>
        <w:t xml:space="preserve">Small, </w:t>
      </w:r>
      <w:r w:rsidR="00BD6291" w:rsidRPr="0043174B">
        <w:t>F</w:t>
      </w:r>
      <w:r w:rsidR="00BD6291">
        <w:t>.</w:t>
      </w:r>
      <w:r w:rsidRPr="0043174B">
        <w:t>J., and Ensign</w:t>
      </w:r>
      <w:r w:rsidR="00BD6291">
        <w:t>, S.A</w:t>
      </w:r>
      <w:r w:rsidRPr="0043174B">
        <w:t xml:space="preserve">. "Alkene monooxygenase from Xanthobacter strain Py2 purification and characterization of a four-component system central to the bacterial metabolism of aliphatic alkenes." </w:t>
      </w:r>
      <w:r w:rsidRPr="00776605">
        <w:rPr>
          <w:i/>
          <w:rPrChange w:id="31" w:author="Alex" w:date="2014-11-03T13:54:00Z">
            <w:rPr/>
          </w:rPrChange>
        </w:rPr>
        <w:t>Journal of Biological Chemistry</w:t>
      </w:r>
      <w:r w:rsidRPr="0043174B">
        <w:t>, 1997, 272.40, 24913-24920</w:t>
      </w:r>
    </w:p>
    <w:p w14:paraId="61D93F5D" w14:textId="77777777" w:rsidR="0043174B" w:rsidRPr="0043174B" w:rsidRDefault="0043174B" w:rsidP="00A72826">
      <w:pPr>
        <w:pStyle w:val="N3References"/>
        <w:spacing w:line="240" w:lineRule="atLeast"/>
      </w:pPr>
    </w:p>
    <w:p w14:paraId="6660C858" w14:textId="7D9118D8" w:rsidR="0043174B" w:rsidRPr="0043174B" w:rsidRDefault="0043174B" w:rsidP="00A72826">
      <w:pPr>
        <w:pStyle w:val="N3References"/>
        <w:spacing w:line="240" w:lineRule="atLeast"/>
      </w:pPr>
      <w:r w:rsidRPr="0043174B">
        <w:t>3</w:t>
      </w:r>
      <w:r w:rsidRPr="0043174B">
        <w:tab/>
        <w:t xml:space="preserve">Chion, </w:t>
      </w:r>
      <w:r w:rsidR="003723AA" w:rsidRPr="0043174B">
        <w:t>C</w:t>
      </w:r>
      <w:r w:rsidR="003723AA">
        <w:t>.</w:t>
      </w:r>
      <w:r w:rsidRPr="0043174B">
        <w:t>K.</w:t>
      </w:r>
      <w:r w:rsidR="003723AA">
        <w:t>,</w:t>
      </w:r>
      <w:r w:rsidRPr="0043174B">
        <w:t xml:space="preserve"> Kwo,</w:t>
      </w:r>
      <w:r w:rsidR="003723AA">
        <w:t xml:space="preserve"> C.,</w:t>
      </w:r>
      <w:r w:rsidRPr="0043174B">
        <w:t xml:space="preserve"> Askew, </w:t>
      </w:r>
      <w:r w:rsidR="00F37F96">
        <w:t xml:space="preserve">S.E., </w:t>
      </w:r>
      <w:r w:rsidRPr="0043174B">
        <w:t>and Leak</w:t>
      </w:r>
      <w:r w:rsidR="00F37F96">
        <w:t>, D.J</w:t>
      </w:r>
      <w:r w:rsidRPr="0043174B">
        <w:t xml:space="preserve">. "Cloning, expression, and site-directed mutagenesis of the propene monooxygenase genes from Mycobacterium sp. strain M156." </w:t>
      </w:r>
      <w:r w:rsidRPr="00776605">
        <w:rPr>
          <w:i/>
          <w:rPrChange w:id="32" w:author="Alex" w:date="2014-11-03T13:54:00Z">
            <w:rPr/>
          </w:rPrChange>
        </w:rPr>
        <w:t>Applied and environmental microbiology</w:t>
      </w:r>
      <w:r w:rsidRPr="0043174B">
        <w:t xml:space="preserve"> 71.4 (2005): 1909-1914.</w:t>
      </w:r>
    </w:p>
    <w:p w14:paraId="29F2D7F3" w14:textId="77777777" w:rsidR="0043174B" w:rsidRPr="0043174B" w:rsidRDefault="0043174B" w:rsidP="00A72826">
      <w:pPr>
        <w:pStyle w:val="N3References"/>
        <w:spacing w:line="240" w:lineRule="atLeast"/>
      </w:pPr>
    </w:p>
    <w:p w14:paraId="6453420B" w14:textId="7404F753" w:rsidR="0043174B" w:rsidRDefault="0043174B" w:rsidP="00A72826">
      <w:pPr>
        <w:pStyle w:val="N3References"/>
        <w:spacing w:line="240" w:lineRule="atLeast"/>
        <w:rPr>
          <w:ins w:id="33" w:author="Alex" w:date="2014-11-03T13:54:00Z"/>
        </w:rPr>
      </w:pPr>
      <w:r w:rsidRPr="0043174B">
        <w:t>4</w:t>
      </w:r>
      <w:r w:rsidRPr="0043174B">
        <w:tab/>
      </w:r>
      <w:r w:rsidR="000248D5">
        <w:t>Whited, G</w:t>
      </w:r>
      <w:r w:rsidR="001E5304">
        <w:t>.</w:t>
      </w:r>
      <w:r w:rsidR="000248D5">
        <w:t>M</w:t>
      </w:r>
      <w:r w:rsidR="001E5304">
        <w:t>.</w:t>
      </w:r>
      <w:r w:rsidRPr="0043174B">
        <w:t>, and Gibson</w:t>
      </w:r>
      <w:r w:rsidR="000248D5">
        <w:t xml:space="preserve"> D</w:t>
      </w:r>
      <w:r w:rsidR="001E5304">
        <w:t>.</w:t>
      </w:r>
      <w:r w:rsidR="000248D5">
        <w:t>T</w:t>
      </w:r>
      <w:r w:rsidRPr="0043174B">
        <w:t xml:space="preserve">. "Toluene-4-monooxygenase, a three-component enzyme system that catalyzes the oxidation of toluene to p-cresol in Pseudomonas mendocina KR1." </w:t>
      </w:r>
      <w:r w:rsidRPr="00776605">
        <w:rPr>
          <w:i/>
          <w:rPrChange w:id="34" w:author="Alex" w:date="2014-11-03T13:55:00Z">
            <w:rPr/>
          </w:rPrChange>
        </w:rPr>
        <w:t>Journal of bacteriology</w:t>
      </w:r>
      <w:r w:rsidRPr="0043174B">
        <w:t xml:space="preserve"> 1991, 173.9, 3010-3016</w:t>
      </w:r>
    </w:p>
    <w:p w14:paraId="58D022CA" w14:textId="77777777" w:rsidR="00100767" w:rsidRDefault="00100767" w:rsidP="00A72826">
      <w:pPr>
        <w:pStyle w:val="N3References"/>
        <w:spacing w:line="240" w:lineRule="atLeast"/>
        <w:rPr>
          <w:ins w:id="35" w:author="Alex" w:date="2014-11-03T13:50:00Z"/>
        </w:rPr>
      </w:pPr>
    </w:p>
    <w:p w14:paraId="2F2CDA0F" w14:textId="701CA20C" w:rsidR="0012609C" w:rsidRPr="0043174B" w:rsidRDefault="0012609C" w:rsidP="00A72826">
      <w:pPr>
        <w:pStyle w:val="N3References"/>
        <w:spacing w:line="240" w:lineRule="atLeast"/>
      </w:pPr>
      <w:ins w:id="36" w:author="Alex" w:date="2014-11-03T13:50:00Z">
        <w:r>
          <w:lastRenderedPageBreak/>
          <w:t>5</w:t>
        </w:r>
        <w:r>
          <w:tab/>
        </w:r>
        <w:r w:rsidRPr="0012609C">
          <w:rPr>
            <w:lang w:val="en-US"/>
          </w:rPr>
          <w:t>Shim, H., Ryoo,</w:t>
        </w:r>
        <w:r>
          <w:rPr>
            <w:lang w:val="en-US"/>
          </w:rPr>
          <w:t xml:space="preserve"> D.,</w:t>
        </w:r>
        <w:r w:rsidRPr="0012609C">
          <w:rPr>
            <w:lang w:val="en-US"/>
          </w:rPr>
          <w:t xml:space="preserve"> Barbieri, </w:t>
        </w:r>
        <w:r>
          <w:rPr>
            <w:lang w:val="en-US"/>
          </w:rPr>
          <w:t xml:space="preserve">P., </w:t>
        </w:r>
        <w:r w:rsidRPr="0012609C">
          <w:rPr>
            <w:lang w:val="en-US"/>
          </w:rPr>
          <w:t xml:space="preserve">and </w:t>
        </w:r>
        <w:r>
          <w:rPr>
            <w:lang w:val="en-US"/>
          </w:rPr>
          <w:t>Wood, T.K.</w:t>
        </w:r>
        <w:r w:rsidRPr="0012609C">
          <w:rPr>
            <w:lang w:val="en-US"/>
          </w:rPr>
          <w:t xml:space="preserve"> "Aerobic degradation of mixtures of tetrachloroethylene, trichloroethylene, dichloroethylenes, and vinyl chloride by toluene-o-xylene monooxygenase of Pseudomonas stutzeri OX1." </w:t>
        </w:r>
        <w:r w:rsidRPr="0012609C">
          <w:rPr>
            <w:i/>
            <w:iCs/>
            <w:lang w:val="en-US"/>
          </w:rPr>
          <w:t>Applied microbiology and biotechnology</w:t>
        </w:r>
        <w:r w:rsidRPr="0012609C">
          <w:rPr>
            <w:lang w:val="en-US"/>
          </w:rPr>
          <w:t xml:space="preserve"> 56, no. 1-2 (2001): 265-269.</w:t>
        </w:r>
      </w:ins>
    </w:p>
    <w:p w14:paraId="691985BF" w14:textId="77777777" w:rsidR="0043174B" w:rsidRPr="0043174B" w:rsidRDefault="0043174B" w:rsidP="00A72826">
      <w:pPr>
        <w:pStyle w:val="N3References"/>
        <w:spacing w:line="240" w:lineRule="atLeast"/>
      </w:pPr>
    </w:p>
    <w:p w14:paraId="132CE3DB" w14:textId="46F80D5D" w:rsidR="0043174B" w:rsidRPr="0043174B" w:rsidRDefault="004241DA" w:rsidP="00A72826">
      <w:pPr>
        <w:pStyle w:val="N3References"/>
        <w:spacing w:line="240" w:lineRule="atLeast"/>
      </w:pPr>
      <w:ins w:id="37" w:author="Alex" w:date="2014-11-03T13:50:00Z">
        <w:r>
          <w:t>6</w:t>
        </w:r>
      </w:ins>
      <w:del w:id="38" w:author="Alex" w:date="2014-11-03T13:50:00Z">
        <w:r w:rsidR="0043174B" w:rsidRPr="0043174B" w:rsidDel="004241DA">
          <w:delText>5</w:delText>
        </w:r>
      </w:del>
      <w:r w:rsidR="0043174B" w:rsidRPr="0043174B">
        <w:tab/>
        <w:t xml:space="preserve">Iwashita, </w:t>
      </w:r>
      <w:r w:rsidR="002221B3" w:rsidRPr="0043174B">
        <w:t>S</w:t>
      </w:r>
      <w:r w:rsidR="002221B3">
        <w:t>.</w:t>
      </w:r>
      <w:r w:rsidR="0043174B" w:rsidRPr="0043174B">
        <w:t>,</w:t>
      </w:r>
      <w:r w:rsidR="002221B3">
        <w:t xml:space="preserve"> </w:t>
      </w:r>
      <w:r w:rsidR="0043174B" w:rsidRPr="0043174B">
        <w:t xml:space="preserve">Shim, </w:t>
      </w:r>
      <w:r w:rsidR="002221B3">
        <w:t xml:space="preserve">H., </w:t>
      </w:r>
      <w:r w:rsidR="0043174B" w:rsidRPr="0043174B">
        <w:t>and Wood</w:t>
      </w:r>
      <w:r w:rsidR="002221B3">
        <w:t>, T.K</w:t>
      </w:r>
      <w:r w:rsidR="0043174B" w:rsidRPr="0043174B">
        <w:t xml:space="preserve">. "Directed evolution of toluene ortho-monooxygenase for enhanced 1-naphthol synthesis and chlorinated ethylene degradation." </w:t>
      </w:r>
      <w:r w:rsidR="0043174B" w:rsidRPr="006456F4">
        <w:rPr>
          <w:i/>
        </w:rPr>
        <w:t>Journal of bacteriology</w:t>
      </w:r>
      <w:r w:rsidR="0043174B" w:rsidRPr="0043174B">
        <w:t xml:space="preserve"> 2002, 184.2, 344-349</w:t>
      </w:r>
    </w:p>
    <w:p w14:paraId="3C2DF883" w14:textId="77777777" w:rsidR="0043174B" w:rsidRPr="0043174B" w:rsidRDefault="0043174B" w:rsidP="00A72826">
      <w:pPr>
        <w:pStyle w:val="N3References"/>
        <w:spacing w:line="240" w:lineRule="atLeast"/>
      </w:pPr>
    </w:p>
    <w:p w14:paraId="4AA39D05" w14:textId="1B07C74A" w:rsidR="0043174B" w:rsidRPr="0043174B" w:rsidRDefault="004241DA" w:rsidP="00A72826">
      <w:pPr>
        <w:pStyle w:val="N3References"/>
        <w:spacing w:line="240" w:lineRule="atLeast"/>
      </w:pPr>
      <w:ins w:id="39" w:author="Alex" w:date="2014-11-03T13:50:00Z">
        <w:r>
          <w:t>7</w:t>
        </w:r>
      </w:ins>
      <w:r w:rsidR="0043174B" w:rsidRPr="0043174B">
        <w:tab/>
        <w:t xml:space="preserve">Rui, </w:t>
      </w:r>
      <w:r w:rsidR="00F778A3" w:rsidRPr="0043174B">
        <w:t>L</w:t>
      </w:r>
      <w:r w:rsidR="00F778A3">
        <w:t>.</w:t>
      </w:r>
      <w:r w:rsidR="0043174B" w:rsidRPr="0043174B">
        <w:t>, Reardon</w:t>
      </w:r>
      <w:r w:rsidR="00F778A3">
        <w:t>, K.F.</w:t>
      </w:r>
      <w:r w:rsidR="0043174B" w:rsidRPr="0043174B">
        <w:t>, and Wood</w:t>
      </w:r>
      <w:r w:rsidR="008C24FA">
        <w:t>, T.K</w:t>
      </w:r>
      <w:r w:rsidR="0043174B" w:rsidRPr="0043174B">
        <w:t xml:space="preserve">. "Protein engineering of toluene ortho-monooxygenase of Burkholderia cepacia G4 for regiospecific hydroxylation of indole to form various indigoid compounds." </w:t>
      </w:r>
      <w:r w:rsidR="0043174B" w:rsidRPr="006456F4">
        <w:rPr>
          <w:i/>
        </w:rPr>
        <w:t>Applied microbiology and biotechnology</w:t>
      </w:r>
      <w:r w:rsidR="0043174B" w:rsidRPr="0043174B">
        <w:t xml:space="preserve"> 2005, 66.4, 422-429</w:t>
      </w:r>
    </w:p>
    <w:p w14:paraId="01CBA415" w14:textId="77777777" w:rsidR="0043174B" w:rsidRPr="0043174B" w:rsidRDefault="0043174B" w:rsidP="00A72826">
      <w:pPr>
        <w:pStyle w:val="N3References"/>
        <w:spacing w:line="240" w:lineRule="atLeast"/>
      </w:pPr>
    </w:p>
    <w:p w14:paraId="7C62763E" w14:textId="14751A15" w:rsidR="0043174B" w:rsidRPr="0043174B" w:rsidRDefault="004241DA" w:rsidP="00A72826">
      <w:pPr>
        <w:pStyle w:val="N3References"/>
        <w:spacing w:line="240" w:lineRule="atLeast"/>
      </w:pPr>
      <w:ins w:id="40" w:author="Alex" w:date="2014-11-03T13:50:00Z">
        <w:r>
          <w:t>8</w:t>
        </w:r>
      </w:ins>
      <w:r w:rsidR="0043174B" w:rsidRPr="0043174B">
        <w:tab/>
      </w:r>
      <w:r w:rsidR="00213D91" w:rsidRPr="00213D91">
        <w:rPr>
          <w:lang w:val="en-US"/>
        </w:rPr>
        <w:t>Yifan</w:t>
      </w:r>
      <w:r w:rsidR="00213D91">
        <w:rPr>
          <w:lang w:val="en-US"/>
        </w:rPr>
        <w:t xml:space="preserve"> S.</w:t>
      </w:r>
      <w:r w:rsidR="00213D91" w:rsidRPr="00213D91">
        <w:rPr>
          <w:lang w:val="en-US"/>
        </w:rPr>
        <w:t>, DiMaio,</w:t>
      </w:r>
      <w:r w:rsidR="00213D91">
        <w:rPr>
          <w:lang w:val="en-US"/>
        </w:rPr>
        <w:t xml:space="preserve"> F.,</w:t>
      </w:r>
      <w:r w:rsidR="00213D91" w:rsidRPr="00213D91">
        <w:rPr>
          <w:lang w:val="en-US"/>
        </w:rPr>
        <w:t xml:space="preserve"> Wang</w:t>
      </w:r>
      <w:r w:rsidR="0042274B">
        <w:rPr>
          <w:lang w:val="en-US"/>
        </w:rPr>
        <w:t>, R.Y</w:t>
      </w:r>
      <w:r w:rsidR="00213D91" w:rsidRPr="00213D91">
        <w:rPr>
          <w:lang w:val="en-US"/>
        </w:rPr>
        <w:t>, Kim,</w:t>
      </w:r>
      <w:r w:rsidR="00FC546C">
        <w:rPr>
          <w:lang w:val="en-US"/>
        </w:rPr>
        <w:t xml:space="preserve"> D.,</w:t>
      </w:r>
      <w:r w:rsidR="00213D91" w:rsidRPr="00213D91">
        <w:rPr>
          <w:lang w:val="en-US"/>
        </w:rPr>
        <w:t xml:space="preserve"> Miles,</w:t>
      </w:r>
      <w:r w:rsidR="00FC546C">
        <w:rPr>
          <w:lang w:val="en-US"/>
        </w:rPr>
        <w:t xml:space="preserve"> C.,</w:t>
      </w:r>
      <w:r w:rsidR="00213D91" w:rsidRPr="00213D91">
        <w:rPr>
          <w:lang w:val="en-US"/>
        </w:rPr>
        <w:t xml:space="preserve"> Brunette,</w:t>
      </w:r>
      <w:r w:rsidR="00FC546C">
        <w:rPr>
          <w:lang w:val="en-US"/>
        </w:rPr>
        <w:t xml:space="preserve"> T.J.,</w:t>
      </w:r>
      <w:r w:rsidR="00213D91" w:rsidRPr="00213D91">
        <w:rPr>
          <w:lang w:val="en-US"/>
        </w:rPr>
        <w:t xml:space="preserve"> Thompson, </w:t>
      </w:r>
      <w:r w:rsidR="00C55968">
        <w:rPr>
          <w:lang w:val="en-US"/>
        </w:rPr>
        <w:t xml:space="preserve">J., </w:t>
      </w:r>
      <w:r w:rsidR="00213D91" w:rsidRPr="00213D91">
        <w:rPr>
          <w:lang w:val="en-US"/>
        </w:rPr>
        <w:t xml:space="preserve">and </w:t>
      </w:r>
      <w:r w:rsidR="00C55968">
        <w:rPr>
          <w:lang w:val="en-US"/>
        </w:rPr>
        <w:t xml:space="preserve">Baker, D. </w:t>
      </w:r>
      <w:r w:rsidR="0043174B" w:rsidRPr="0043174B">
        <w:t xml:space="preserve">"High-Resolution comparative modeling with RosettaCM." </w:t>
      </w:r>
      <w:r w:rsidR="0043174B" w:rsidRPr="006456F4">
        <w:rPr>
          <w:i/>
        </w:rPr>
        <w:t xml:space="preserve">Structure </w:t>
      </w:r>
      <w:r w:rsidR="0043174B" w:rsidRPr="0043174B">
        <w:t>2013, 21.10, 1735-1742</w:t>
      </w:r>
    </w:p>
    <w:p w14:paraId="685F26B4" w14:textId="77777777" w:rsidR="0043174B" w:rsidRPr="0043174B" w:rsidRDefault="0043174B" w:rsidP="00A72826">
      <w:pPr>
        <w:pStyle w:val="N3References"/>
        <w:spacing w:line="240" w:lineRule="atLeast"/>
      </w:pPr>
    </w:p>
    <w:p w14:paraId="255CB3D0" w14:textId="6B7653F2" w:rsidR="0043174B" w:rsidRDefault="004241DA" w:rsidP="00A72826">
      <w:pPr>
        <w:pStyle w:val="N3References"/>
        <w:spacing w:line="240" w:lineRule="atLeast"/>
      </w:pPr>
      <w:ins w:id="41" w:author="Alex" w:date="2014-11-03T13:51:00Z">
        <w:r>
          <w:t>9</w:t>
        </w:r>
      </w:ins>
      <w:r w:rsidR="0043174B" w:rsidRPr="0043174B">
        <w:tab/>
        <w:t xml:space="preserve">Meiler, J. and Baker, D. "ROSETTALIGAND: Protein-Small Molecule Docking with Full Side-Chain Flexibility" </w:t>
      </w:r>
      <w:r w:rsidR="0043174B" w:rsidRPr="006456F4">
        <w:rPr>
          <w:i/>
        </w:rPr>
        <w:t>Proteins</w:t>
      </w:r>
      <w:r w:rsidR="0043174B" w:rsidRPr="0043174B">
        <w:t xml:space="preserve"> 2006, 65, 538-548</w:t>
      </w:r>
    </w:p>
    <w:p w14:paraId="0194A806" w14:textId="77777777" w:rsidR="0025317C" w:rsidRDefault="0025317C" w:rsidP="00A72826">
      <w:pPr>
        <w:pStyle w:val="N3References"/>
        <w:spacing w:line="240" w:lineRule="atLeast"/>
      </w:pPr>
    </w:p>
    <w:p w14:paraId="727783B8" w14:textId="357F4D39" w:rsidR="0043174B" w:rsidRPr="00E547DB" w:rsidRDefault="004241DA" w:rsidP="00C30355">
      <w:pPr>
        <w:pStyle w:val="N3References"/>
        <w:spacing w:line="240" w:lineRule="atLeast"/>
      </w:pPr>
      <w:ins w:id="42" w:author="Alex" w:date="2014-11-03T13:51:00Z">
        <w:r>
          <w:t>10</w:t>
        </w:r>
      </w:ins>
      <w:r w:rsidR="0025317C">
        <w:tab/>
      </w:r>
      <w:r w:rsidR="0025317C" w:rsidRPr="0025317C">
        <w:rPr>
          <w:lang w:val="en-US"/>
        </w:rPr>
        <w:t>The PyMOL Molecu</w:t>
      </w:r>
      <w:r w:rsidR="0025317C">
        <w:rPr>
          <w:lang w:val="en-US"/>
        </w:rPr>
        <w:t>lar Graphics System, Version 1.7.0.3</w:t>
      </w:r>
      <w:r w:rsidR="0025317C" w:rsidRPr="0025317C">
        <w:rPr>
          <w:lang w:val="en-US"/>
        </w:rPr>
        <w:t xml:space="preserve"> Schrödinger, LLC.</w:t>
      </w:r>
    </w:p>
    <w:p w14:paraId="78DA4F00" w14:textId="77777777" w:rsidR="00A56CD0" w:rsidRPr="00E547DB" w:rsidRDefault="00A56CD0" w:rsidP="00A72826">
      <w:pPr>
        <w:pStyle w:val="N2Footnotes"/>
      </w:pPr>
    </w:p>
    <w:sectPr w:rsidR="00A56CD0" w:rsidRPr="00E547DB" w:rsidSect="00BB3FBE">
      <w:headerReference w:type="even" r:id="rId26"/>
      <w:headerReference w:type="default" r:id="rId27"/>
      <w:footerReference w:type="even" r:id="rId28"/>
      <w:footerReference w:type="default" r:id="rId29"/>
      <w:headerReference w:type="first" r:id="rId30"/>
      <w:footerReference w:type="first" r:id="rId31"/>
      <w:type w:val="continuous"/>
      <w:pgSz w:w="11907" w:h="15593" w:code="9"/>
      <w:pgMar w:top="1009" w:right="851" w:bottom="1134" w:left="851" w:header="510" w:footer="510" w:gutter="0"/>
      <w:cols w:num="2" w:space="227"/>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Steve" w:date="2014-11-03T11:15:00Z" w:initials="S">
    <w:p w14:paraId="43BB7AB8" w14:textId="2E3491E1" w:rsidR="001B7201" w:rsidRDefault="001B7201">
      <w:pPr>
        <w:pStyle w:val="CommentText"/>
      </w:pPr>
      <w:r>
        <w:rPr>
          <w:rStyle w:val="CommentReference"/>
        </w:rPr>
        <w:annotationRef/>
      </w:r>
      <w:r>
        <w:t>The font style changes from the above paragraphs and this one…. Is that intentional?</w:t>
      </w:r>
    </w:p>
  </w:comment>
  <w:comment w:id="29" w:author="Steve" w:date="2014-11-03T11:20:00Z" w:initials="S">
    <w:p w14:paraId="015D5024" w14:textId="77777777" w:rsidR="001B7201" w:rsidRDefault="001B7201">
      <w:pPr>
        <w:pStyle w:val="CommentText"/>
      </w:pPr>
      <w:r>
        <w:rPr>
          <w:rStyle w:val="CommentReference"/>
        </w:rPr>
        <w:annotationRef/>
      </w:r>
      <w:r>
        <w:t>I think this was an important conclusion of this paper…. However, in the next paragraph we essentially say that we got lucky (since the enzyme appears to go through a different mechanism for the two substrates).</w:t>
      </w:r>
    </w:p>
    <w:p w14:paraId="484AADBB" w14:textId="77777777" w:rsidR="001B7201" w:rsidRDefault="001B7201">
      <w:pPr>
        <w:pStyle w:val="CommentText"/>
      </w:pPr>
    </w:p>
    <w:p w14:paraId="4FD50669" w14:textId="77777777" w:rsidR="001B7201" w:rsidRDefault="001B7201">
      <w:pPr>
        <w:pStyle w:val="CommentText"/>
      </w:pPr>
      <w:r>
        <w:t>I think that contradicts itself and we should resolve this sentence and the below paragraph.</w:t>
      </w:r>
    </w:p>
    <w:p w14:paraId="1FBBB3B9" w14:textId="77777777" w:rsidR="001B7201" w:rsidRDefault="001B7201">
      <w:pPr>
        <w:pStyle w:val="CommentText"/>
      </w:pPr>
    </w:p>
    <w:p w14:paraId="63EC7294" w14:textId="77777777" w:rsidR="001B7201" w:rsidRDefault="001B7201">
      <w:pPr>
        <w:pStyle w:val="CommentText"/>
      </w:pPr>
      <w:r>
        <w:t>Here was how I took those statements…</w:t>
      </w:r>
    </w:p>
    <w:p w14:paraId="41040773" w14:textId="77777777" w:rsidR="001B7201" w:rsidRDefault="001B7201">
      <w:pPr>
        <w:pStyle w:val="CommentText"/>
      </w:pPr>
    </w:p>
    <w:p w14:paraId="02FA243F" w14:textId="4020C120" w:rsidR="001B7201" w:rsidRDefault="001B7201">
      <w:pPr>
        <w:pStyle w:val="CommentText"/>
      </w:pPr>
      <w:r>
        <w:t>On one hand, you should rationalize your search using a mutant library on a similar/related substrate…. (this paragraph)</w:t>
      </w:r>
    </w:p>
    <w:p w14:paraId="062E7A91" w14:textId="77777777" w:rsidR="001B7201" w:rsidRDefault="001B7201">
      <w:pPr>
        <w:pStyle w:val="CommentText"/>
      </w:pPr>
    </w:p>
    <w:p w14:paraId="4C5F4D8C" w14:textId="17149714" w:rsidR="001B7201" w:rsidRDefault="001B7201">
      <w:pPr>
        <w:pStyle w:val="CommentText"/>
      </w:pPr>
      <w:r>
        <w:t>Oh and by the way, turns out that didn’t necessarily work here because the two substrates probably have different mechanisms. (next paragraph)</w:t>
      </w:r>
    </w:p>
    <w:p w14:paraId="41094F80" w14:textId="77777777" w:rsidR="001B7201" w:rsidRDefault="001B7201">
      <w:pPr>
        <w:pStyle w:val="CommentText"/>
      </w:pPr>
    </w:p>
    <w:p w14:paraId="31CD1DFC" w14:textId="1D3BBD24" w:rsidR="001B7201" w:rsidRDefault="001B7201">
      <w:pPr>
        <w:pStyle w:val="CommentText"/>
      </w:pPr>
      <w:r>
        <w:t>What do you guys think?</w:t>
      </w:r>
    </w:p>
  </w:comment>
  <w:comment w:id="30" w:author="Alex" w:date="2014-11-03T14:57:00Z" w:initials="A">
    <w:p w14:paraId="340340B9" w14:textId="64AABFF9" w:rsidR="006456F4" w:rsidRDefault="006456F4">
      <w:pPr>
        <w:pStyle w:val="CommentText"/>
      </w:pPr>
      <w:r>
        <w:rPr>
          <w:rStyle w:val="CommentReference"/>
        </w:rPr>
        <w:annotationRef/>
      </w:r>
      <w:r>
        <w:t>I agree that this paragraph was too speculative. We don’t have any evidence that TCE and ethylene are oxidized by different mechanisms so we ought to leave out the comparison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252B27" w:rsidRDefault="00252B27" w:rsidP="00E547DB">
      <w:pPr>
        <w:spacing w:after="0" w:line="240" w:lineRule="auto"/>
      </w:pPr>
      <w:r>
        <w:separator/>
      </w:r>
    </w:p>
    <w:p w14:paraId="2BDFA666" w14:textId="77777777" w:rsidR="00252B27" w:rsidRDefault="00252B27"/>
    <w:p w14:paraId="3DFF59E4" w14:textId="77777777" w:rsidR="00252B27" w:rsidRDefault="00252B27"/>
    <w:p w14:paraId="08285A92" w14:textId="77777777" w:rsidR="00252B27" w:rsidRDefault="00252B27"/>
    <w:p w14:paraId="0F27453F" w14:textId="77777777" w:rsidR="00252B27" w:rsidRDefault="00252B27"/>
    <w:p w14:paraId="709829D2" w14:textId="77777777" w:rsidR="00252B27" w:rsidRDefault="00252B27"/>
  </w:endnote>
  <w:endnote w:type="continuationSeparator" w:id="0">
    <w:p w14:paraId="67C368BB" w14:textId="77777777" w:rsidR="00252B27" w:rsidRDefault="00252B27" w:rsidP="00E547DB">
      <w:pPr>
        <w:spacing w:after="0" w:line="240" w:lineRule="auto"/>
      </w:pPr>
      <w:r>
        <w:continuationSeparator/>
      </w:r>
    </w:p>
    <w:p w14:paraId="4E95AF31" w14:textId="77777777" w:rsidR="00252B27" w:rsidRDefault="00252B27"/>
    <w:p w14:paraId="5F6EBBCC" w14:textId="77777777" w:rsidR="00252B27" w:rsidRDefault="00252B27"/>
    <w:p w14:paraId="36276883" w14:textId="77777777" w:rsidR="00252B27" w:rsidRDefault="00252B27"/>
    <w:p w14:paraId="20E1368B" w14:textId="77777777" w:rsidR="00252B27" w:rsidRDefault="00252B27"/>
    <w:p w14:paraId="7AF63AE0" w14:textId="77777777" w:rsidR="00252B27" w:rsidRDefault="00252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252B27" w:rsidRPr="006602F1" w:rsidRDefault="00252B27"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252B27" w:rsidRPr="006602F1" w:rsidRDefault="00252B27"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252B27" w:rsidRPr="006602F1" w:rsidRDefault="00252B27"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91432">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252B27" w:rsidRPr="006602F1" w:rsidRDefault="00252B27"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91432">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252B27" w:rsidRPr="006602F1" w:rsidRDefault="00252B27"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91432">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252B27" w:rsidRPr="006602F1" w:rsidRDefault="00252B27"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252B27" w:rsidRDefault="00252B27" w:rsidP="00E547DB">
      <w:pPr>
        <w:spacing w:after="0" w:line="240" w:lineRule="auto"/>
      </w:pPr>
      <w:r>
        <w:separator/>
      </w:r>
    </w:p>
    <w:p w14:paraId="5D8003F3" w14:textId="77777777" w:rsidR="00252B27" w:rsidRDefault="00252B27"/>
    <w:p w14:paraId="13246708" w14:textId="77777777" w:rsidR="00252B27" w:rsidRDefault="00252B27"/>
    <w:p w14:paraId="76916B01" w14:textId="77777777" w:rsidR="00252B27" w:rsidRDefault="00252B27"/>
    <w:p w14:paraId="43C3020B" w14:textId="77777777" w:rsidR="00252B27" w:rsidRDefault="00252B27"/>
    <w:p w14:paraId="2B32436D" w14:textId="77777777" w:rsidR="00252B27" w:rsidRDefault="00252B27"/>
  </w:footnote>
  <w:footnote w:type="continuationSeparator" w:id="0">
    <w:p w14:paraId="4CD5E5E7" w14:textId="77777777" w:rsidR="00252B27" w:rsidRDefault="00252B27" w:rsidP="00E547DB">
      <w:pPr>
        <w:spacing w:after="0" w:line="240" w:lineRule="auto"/>
      </w:pPr>
      <w:r>
        <w:continuationSeparator/>
      </w:r>
    </w:p>
    <w:p w14:paraId="44E1A6BC" w14:textId="77777777" w:rsidR="00252B27" w:rsidRDefault="00252B27"/>
    <w:p w14:paraId="1FC64FA4" w14:textId="77777777" w:rsidR="00252B27" w:rsidRDefault="00252B27"/>
    <w:p w14:paraId="15EA1C26" w14:textId="77777777" w:rsidR="00252B27" w:rsidRDefault="00252B27"/>
    <w:p w14:paraId="5146A1EA" w14:textId="77777777" w:rsidR="00252B27" w:rsidRDefault="00252B27"/>
    <w:p w14:paraId="1DBE6C1F" w14:textId="77777777" w:rsidR="00252B27" w:rsidRDefault="00252B2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252B27" w:rsidRPr="00E70DCE" w:rsidRDefault="00252B27"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252B27" w:rsidRPr="00E70DCE" w:rsidRDefault="00252B27"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252B27" w:rsidRDefault="00252B27"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1DF76756" w14:textId="77777777" w:rsidR="00252B27" w:rsidRDefault="00252B27"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252B27" w:rsidRPr="00E70DCE" w:rsidRDefault="00252B27"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252B27" w:rsidRPr="00E70DCE" w:rsidRDefault="00252B27"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252B27" w:rsidRDefault="00252B27"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03618CFC" w14:textId="77777777" w:rsidR="00252B27" w:rsidRDefault="00252B27"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248D5"/>
    <w:rsid w:val="000507BC"/>
    <w:rsid w:val="000622D1"/>
    <w:rsid w:val="00071E41"/>
    <w:rsid w:val="00073639"/>
    <w:rsid w:val="00091F42"/>
    <w:rsid w:val="00096229"/>
    <w:rsid w:val="00096C29"/>
    <w:rsid w:val="000A2670"/>
    <w:rsid w:val="000A4EC4"/>
    <w:rsid w:val="000A6B68"/>
    <w:rsid w:val="000C0A9D"/>
    <w:rsid w:val="000C68A5"/>
    <w:rsid w:val="000C7063"/>
    <w:rsid w:val="000E2DED"/>
    <w:rsid w:val="000F0959"/>
    <w:rsid w:val="001000FF"/>
    <w:rsid w:val="00100767"/>
    <w:rsid w:val="00120227"/>
    <w:rsid w:val="00122CC0"/>
    <w:rsid w:val="00122EC8"/>
    <w:rsid w:val="0012609C"/>
    <w:rsid w:val="00151FCC"/>
    <w:rsid w:val="0017386A"/>
    <w:rsid w:val="001923AB"/>
    <w:rsid w:val="00193EBB"/>
    <w:rsid w:val="001A72C6"/>
    <w:rsid w:val="001B7201"/>
    <w:rsid w:val="001C1EB8"/>
    <w:rsid w:val="001E5304"/>
    <w:rsid w:val="001E597E"/>
    <w:rsid w:val="00204F62"/>
    <w:rsid w:val="00206A82"/>
    <w:rsid w:val="00213D91"/>
    <w:rsid w:val="002221B3"/>
    <w:rsid w:val="00252B27"/>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723AA"/>
    <w:rsid w:val="00372662"/>
    <w:rsid w:val="00374F36"/>
    <w:rsid w:val="00377481"/>
    <w:rsid w:val="003A09F8"/>
    <w:rsid w:val="003B739C"/>
    <w:rsid w:val="003E30BA"/>
    <w:rsid w:val="003E3B01"/>
    <w:rsid w:val="003E55B2"/>
    <w:rsid w:val="003F5692"/>
    <w:rsid w:val="00404829"/>
    <w:rsid w:val="0042274B"/>
    <w:rsid w:val="004241DA"/>
    <w:rsid w:val="0043174B"/>
    <w:rsid w:val="00435659"/>
    <w:rsid w:val="004414A5"/>
    <w:rsid w:val="00456D57"/>
    <w:rsid w:val="00460C69"/>
    <w:rsid w:val="00467C80"/>
    <w:rsid w:val="00474052"/>
    <w:rsid w:val="00486C74"/>
    <w:rsid w:val="004877C8"/>
    <w:rsid w:val="0049479F"/>
    <w:rsid w:val="004C6C90"/>
    <w:rsid w:val="004D1B31"/>
    <w:rsid w:val="004F0F17"/>
    <w:rsid w:val="004F60A2"/>
    <w:rsid w:val="005037CD"/>
    <w:rsid w:val="00504795"/>
    <w:rsid w:val="005050C9"/>
    <w:rsid w:val="005243EF"/>
    <w:rsid w:val="0052630A"/>
    <w:rsid w:val="00527A6E"/>
    <w:rsid w:val="0053177A"/>
    <w:rsid w:val="00536A8B"/>
    <w:rsid w:val="0054471C"/>
    <w:rsid w:val="00554CFA"/>
    <w:rsid w:val="005771C3"/>
    <w:rsid w:val="00577B54"/>
    <w:rsid w:val="00590F6D"/>
    <w:rsid w:val="00593364"/>
    <w:rsid w:val="00593BA5"/>
    <w:rsid w:val="005A5ED7"/>
    <w:rsid w:val="005C2825"/>
    <w:rsid w:val="005C2C3D"/>
    <w:rsid w:val="005C4565"/>
    <w:rsid w:val="005E6A6D"/>
    <w:rsid w:val="005F24A0"/>
    <w:rsid w:val="006325AB"/>
    <w:rsid w:val="00645450"/>
    <w:rsid w:val="006456F4"/>
    <w:rsid w:val="00645D14"/>
    <w:rsid w:val="00647D6D"/>
    <w:rsid w:val="0065133B"/>
    <w:rsid w:val="00655E14"/>
    <w:rsid w:val="006602F1"/>
    <w:rsid w:val="006667B9"/>
    <w:rsid w:val="00672928"/>
    <w:rsid w:val="00675642"/>
    <w:rsid w:val="006771D4"/>
    <w:rsid w:val="00697551"/>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76605"/>
    <w:rsid w:val="00780A41"/>
    <w:rsid w:val="00791161"/>
    <w:rsid w:val="007927AD"/>
    <w:rsid w:val="007964D4"/>
    <w:rsid w:val="00797275"/>
    <w:rsid w:val="007B1C4F"/>
    <w:rsid w:val="007C3D03"/>
    <w:rsid w:val="007C5A27"/>
    <w:rsid w:val="007D1EFA"/>
    <w:rsid w:val="007E2783"/>
    <w:rsid w:val="007E5C03"/>
    <w:rsid w:val="007F6B57"/>
    <w:rsid w:val="00800D5C"/>
    <w:rsid w:val="00814057"/>
    <w:rsid w:val="00824B61"/>
    <w:rsid w:val="0086427C"/>
    <w:rsid w:val="00867DCE"/>
    <w:rsid w:val="00874D61"/>
    <w:rsid w:val="00880532"/>
    <w:rsid w:val="0088525A"/>
    <w:rsid w:val="008852A3"/>
    <w:rsid w:val="0089117F"/>
    <w:rsid w:val="00891432"/>
    <w:rsid w:val="008A0D60"/>
    <w:rsid w:val="008A77C1"/>
    <w:rsid w:val="008B5CBC"/>
    <w:rsid w:val="008C1387"/>
    <w:rsid w:val="008C24FA"/>
    <w:rsid w:val="008E16B0"/>
    <w:rsid w:val="008E4F6C"/>
    <w:rsid w:val="008F4811"/>
    <w:rsid w:val="009026D4"/>
    <w:rsid w:val="0092763E"/>
    <w:rsid w:val="00927E0F"/>
    <w:rsid w:val="0093129C"/>
    <w:rsid w:val="00932FF1"/>
    <w:rsid w:val="00936114"/>
    <w:rsid w:val="00962779"/>
    <w:rsid w:val="009654EC"/>
    <w:rsid w:val="009A3806"/>
    <w:rsid w:val="009A392D"/>
    <w:rsid w:val="009B6A35"/>
    <w:rsid w:val="009C6AC1"/>
    <w:rsid w:val="009D17C3"/>
    <w:rsid w:val="009D47C2"/>
    <w:rsid w:val="009D7FDC"/>
    <w:rsid w:val="009E51F8"/>
    <w:rsid w:val="009F50A4"/>
    <w:rsid w:val="00A016F6"/>
    <w:rsid w:val="00A074D7"/>
    <w:rsid w:val="00A109A8"/>
    <w:rsid w:val="00A17A6E"/>
    <w:rsid w:val="00A17D23"/>
    <w:rsid w:val="00A40DAF"/>
    <w:rsid w:val="00A56CD0"/>
    <w:rsid w:val="00A72826"/>
    <w:rsid w:val="00A7643E"/>
    <w:rsid w:val="00A8420A"/>
    <w:rsid w:val="00AA3FD9"/>
    <w:rsid w:val="00AA52D9"/>
    <w:rsid w:val="00AB16D0"/>
    <w:rsid w:val="00AC3BF2"/>
    <w:rsid w:val="00AD2C8C"/>
    <w:rsid w:val="00AE43B4"/>
    <w:rsid w:val="00AF0249"/>
    <w:rsid w:val="00AF150F"/>
    <w:rsid w:val="00AF67F2"/>
    <w:rsid w:val="00B00DE4"/>
    <w:rsid w:val="00B04832"/>
    <w:rsid w:val="00B22224"/>
    <w:rsid w:val="00B23284"/>
    <w:rsid w:val="00B2364D"/>
    <w:rsid w:val="00B32CD2"/>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3016F"/>
    <w:rsid w:val="00C30355"/>
    <w:rsid w:val="00C31922"/>
    <w:rsid w:val="00C319AA"/>
    <w:rsid w:val="00C5024A"/>
    <w:rsid w:val="00C55968"/>
    <w:rsid w:val="00C57107"/>
    <w:rsid w:val="00C62C2D"/>
    <w:rsid w:val="00C84CE3"/>
    <w:rsid w:val="00C8717A"/>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5946"/>
    <w:rsid w:val="00D87513"/>
    <w:rsid w:val="00DA0D16"/>
    <w:rsid w:val="00DB563E"/>
    <w:rsid w:val="00DB77FB"/>
    <w:rsid w:val="00DD06F4"/>
    <w:rsid w:val="00DD500F"/>
    <w:rsid w:val="00DD5BC3"/>
    <w:rsid w:val="00DE2992"/>
    <w:rsid w:val="00DF53E4"/>
    <w:rsid w:val="00DF68D3"/>
    <w:rsid w:val="00DF7838"/>
    <w:rsid w:val="00E02566"/>
    <w:rsid w:val="00E2136E"/>
    <w:rsid w:val="00E31A6A"/>
    <w:rsid w:val="00E408E0"/>
    <w:rsid w:val="00E4609D"/>
    <w:rsid w:val="00E547DB"/>
    <w:rsid w:val="00E55B29"/>
    <w:rsid w:val="00E63904"/>
    <w:rsid w:val="00E66981"/>
    <w:rsid w:val="00E70DCE"/>
    <w:rsid w:val="00E71E48"/>
    <w:rsid w:val="00E753F1"/>
    <w:rsid w:val="00E7620E"/>
    <w:rsid w:val="00E828C9"/>
    <w:rsid w:val="00EA446A"/>
    <w:rsid w:val="00EC38E3"/>
    <w:rsid w:val="00EC732F"/>
    <w:rsid w:val="00EE3A15"/>
    <w:rsid w:val="00EF1577"/>
    <w:rsid w:val="00EF3E0E"/>
    <w:rsid w:val="00EF5265"/>
    <w:rsid w:val="00F003FF"/>
    <w:rsid w:val="00F010DA"/>
    <w:rsid w:val="00F134A8"/>
    <w:rsid w:val="00F2128E"/>
    <w:rsid w:val="00F37F96"/>
    <w:rsid w:val="00F501E9"/>
    <w:rsid w:val="00F6065C"/>
    <w:rsid w:val="00F61EB1"/>
    <w:rsid w:val="00F62C8B"/>
    <w:rsid w:val="00F72A98"/>
    <w:rsid w:val="00F778A3"/>
    <w:rsid w:val="00F822BF"/>
    <w:rsid w:val="00FA311A"/>
    <w:rsid w:val="00FB102B"/>
    <w:rsid w:val="00FB3B27"/>
    <w:rsid w:val="00FC1AAD"/>
    <w:rsid w:val="00FC546C"/>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comments" Target="comments.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52964-DC66-4848-875C-0785B88D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48</TotalTime>
  <Pages>3</Pages>
  <Words>1515</Words>
  <Characters>8642</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17</cp:revision>
  <cp:lastPrinted>2014-11-03T21:02:00Z</cp:lastPrinted>
  <dcterms:created xsi:type="dcterms:W3CDTF">2014-11-03T09:54:00Z</dcterms:created>
  <dcterms:modified xsi:type="dcterms:W3CDTF">2014-11-03T22:58:00Z</dcterms:modified>
</cp:coreProperties>
</file>