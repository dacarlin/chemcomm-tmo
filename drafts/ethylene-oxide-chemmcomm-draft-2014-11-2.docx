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59AB1" w14:textId="77777777" w:rsidR="00F62C8B" w:rsidRPr="007D1EFA" w:rsidRDefault="00F62C8B" w:rsidP="00A72826">
      <w:pPr>
        <w:spacing w:before="720" w:after="0" w:line="180" w:lineRule="exact"/>
        <w:jc w:val="both"/>
        <w:rPr>
          <w:rFonts w:ascii="Myriad Pro" w:hAnsi="Myriad Pro"/>
          <w:b/>
          <w:sz w:val="14"/>
          <w:szCs w:val="14"/>
        </w:rPr>
      </w:pPr>
      <w:bookmarkStart w:id="0" w:name="_GoBack"/>
      <w:bookmarkEnd w:id="0"/>
      <w:r w:rsidRPr="007D1EFA">
        <w:rPr>
          <w:rFonts w:ascii="Myriad Pro" w:hAnsi="Myriad Pro"/>
          <w:b/>
          <w:sz w:val="14"/>
          <w:szCs w:val="14"/>
        </w:rPr>
        <w:t>Cite this: DOI: 10.1039/x0xx00000x</w:t>
      </w:r>
    </w:p>
    <w:p w14:paraId="670C791A" w14:textId="77777777" w:rsidR="00F62C8B" w:rsidRPr="00CC12E6" w:rsidRDefault="00F62C8B" w:rsidP="00A72826">
      <w:pPr>
        <w:spacing w:before="800" w:after="0" w:line="180" w:lineRule="exact"/>
        <w:jc w:val="both"/>
        <w:rPr>
          <w:rFonts w:ascii="Myriad Pro" w:hAnsi="Myriad Pro"/>
          <w:sz w:val="14"/>
          <w:szCs w:val="14"/>
        </w:rPr>
      </w:pPr>
      <w:r w:rsidRPr="00CC12E6">
        <w:rPr>
          <w:rFonts w:ascii="Myriad Pro" w:hAnsi="Myriad Pro"/>
          <w:sz w:val="14"/>
          <w:szCs w:val="14"/>
        </w:rPr>
        <w:t>Received 00</w:t>
      </w:r>
      <w:r w:rsidRPr="0092763E">
        <w:rPr>
          <w:rFonts w:ascii="Myriad Pro" w:hAnsi="Myriad Pro"/>
          <w:sz w:val="14"/>
          <w:szCs w:val="14"/>
        </w:rPr>
        <w:t>th</w:t>
      </w:r>
      <w:r w:rsidRPr="00CC12E6">
        <w:rPr>
          <w:rFonts w:ascii="Myriad Pro" w:hAnsi="Myriad Pro"/>
          <w:sz w:val="14"/>
          <w:szCs w:val="14"/>
        </w:rPr>
        <w:t xml:space="preserve"> January 2012,</w:t>
      </w:r>
    </w:p>
    <w:p w14:paraId="648EBD93" w14:textId="77777777" w:rsidR="00F62C8B" w:rsidRPr="00CC12E6" w:rsidRDefault="00F62C8B" w:rsidP="00A72826">
      <w:pPr>
        <w:spacing w:after="0" w:line="180" w:lineRule="exact"/>
        <w:jc w:val="both"/>
        <w:rPr>
          <w:rFonts w:ascii="Myriad Pro" w:hAnsi="Myriad Pro"/>
          <w:sz w:val="14"/>
          <w:szCs w:val="14"/>
        </w:rPr>
      </w:pPr>
      <w:r w:rsidRPr="00CC12E6">
        <w:rPr>
          <w:rFonts w:ascii="Myriad Pro" w:hAnsi="Myriad Pro"/>
          <w:sz w:val="14"/>
          <w:szCs w:val="14"/>
        </w:rPr>
        <w:t>Accepted 00</w:t>
      </w:r>
      <w:r w:rsidRPr="0092763E">
        <w:rPr>
          <w:rFonts w:ascii="Myriad Pro" w:hAnsi="Myriad Pro"/>
          <w:sz w:val="14"/>
          <w:szCs w:val="14"/>
        </w:rPr>
        <w:t>th</w:t>
      </w:r>
      <w:r w:rsidRPr="00CC12E6">
        <w:rPr>
          <w:rFonts w:ascii="Myriad Pro" w:hAnsi="Myriad Pro"/>
          <w:sz w:val="14"/>
          <w:szCs w:val="14"/>
        </w:rPr>
        <w:t xml:space="preserve"> January 2012</w:t>
      </w:r>
    </w:p>
    <w:p w14:paraId="530B9627" w14:textId="77777777" w:rsidR="00F62C8B" w:rsidRPr="00CC12E6" w:rsidRDefault="00F62C8B" w:rsidP="00A72826">
      <w:pPr>
        <w:spacing w:before="180" w:after="0" w:line="180" w:lineRule="exact"/>
        <w:jc w:val="both"/>
        <w:rPr>
          <w:rFonts w:ascii="Myriad Pro" w:hAnsi="Myriad Pro"/>
          <w:sz w:val="14"/>
          <w:szCs w:val="14"/>
        </w:rPr>
      </w:pPr>
      <w:r w:rsidRPr="00CC12E6">
        <w:rPr>
          <w:rFonts w:ascii="Myriad Pro" w:hAnsi="Myriad Pro"/>
          <w:sz w:val="14"/>
          <w:szCs w:val="14"/>
        </w:rPr>
        <w:t>DOI: 10.1039/x0xx00000x</w:t>
      </w:r>
    </w:p>
    <w:p w14:paraId="7E8C49A1" w14:textId="77777777" w:rsidR="00DD06F4" w:rsidRDefault="005037CD" w:rsidP="00A72826">
      <w:pPr>
        <w:spacing w:before="200" w:after="480" w:line="180" w:lineRule="exact"/>
        <w:jc w:val="both"/>
        <w:rPr>
          <w:rStyle w:val="Hyperlink"/>
          <w:rFonts w:ascii="Myriad Pro" w:hAnsi="Myriad Pro"/>
          <w:b/>
          <w:sz w:val="14"/>
          <w:szCs w:val="14"/>
        </w:rPr>
      </w:pPr>
      <w:r w:rsidRPr="006F487B">
        <w:rPr>
          <w:rFonts w:ascii="Myriad Pro" w:hAnsi="Myriad Pro"/>
          <w:b/>
          <w:sz w:val="14"/>
          <w:szCs w:val="14"/>
        </w:rPr>
        <w:t>www.rsc.org/</w:t>
      </w:r>
    </w:p>
    <w:p w14:paraId="66F1A22B" w14:textId="77777777" w:rsidR="004414A5" w:rsidRPr="004414A5" w:rsidRDefault="00F62C8B" w:rsidP="00A72826">
      <w:pPr>
        <w:spacing w:before="200" w:after="480" w:line="400" w:lineRule="exact"/>
        <w:jc w:val="both"/>
        <w:rPr>
          <w:rFonts w:ascii="Times New Roman" w:hAnsi="Times New Roman" w:cs="Times New Roman"/>
          <w:b/>
          <w:sz w:val="32"/>
          <w:szCs w:val="32"/>
        </w:rPr>
      </w:pPr>
      <w:r w:rsidRPr="004414A5">
        <w:rPr>
          <w:sz w:val="32"/>
          <w:szCs w:val="32"/>
        </w:rPr>
        <w:br w:type="column"/>
      </w:r>
      <w:r w:rsidR="00DA0D16">
        <w:rPr>
          <w:rFonts w:ascii="Times New Roman" w:hAnsi="Times New Roman" w:cs="Times New Roman"/>
          <w:b/>
          <w:sz w:val="32"/>
          <w:szCs w:val="32"/>
        </w:rPr>
        <w:lastRenderedPageBreak/>
        <w:t xml:space="preserve">Biocatalytic conversion of ethylene to ethylene oxide using an engineered toluene monooxygenase </w:t>
      </w:r>
      <w:r w:rsidR="004414A5" w:rsidRPr="004414A5">
        <w:rPr>
          <w:rFonts w:ascii="Times New Roman" w:hAnsi="Times New Roman" w:cs="Times New Roman"/>
          <w:b/>
          <w:sz w:val="32"/>
          <w:szCs w:val="32"/>
        </w:rPr>
        <w:t xml:space="preserve"> </w:t>
      </w:r>
    </w:p>
    <w:p w14:paraId="5EE72F0D" w14:textId="77777777" w:rsidR="00CC7C64" w:rsidRPr="00271235" w:rsidRDefault="00DA0D16" w:rsidP="00A72826">
      <w:pPr>
        <w:spacing w:before="200" w:after="480" w:line="240" w:lineRule="exact"/>
        <w:jc w:val="both"/>
        <w:rPr>
          <w:rFonts w:ascii="Myriad Pro" w:hAnsi="Myriad Pro"/>
          <w:sz w:val="32"/>
          <w:szCs w:val="32"/>
        </w:rPr>
      </w:pPr>
      <w:r>
        <w:rPr>
          <w:rFonts w:ascii="Times New Roman" w:hAnsi="Times New Roman" w:cs="Times New Roman"/>
        </w:rPr>
        <w:t>D.A. Carlin</w:t>
      </w:r>
      <w:r w:rsidR="00CC7C64" w:rsidRPr="00CC7C64">
        <w:rPr>
          <w:rFonts w:ascii="Times New Roman" w:hAnsi="Times New Roman" w:cs="Times New Roman"/>
        </w:rPr>
        <w:t>,</w:t>
      </w:r>
      <w:r w:rsidR="00CC7C64" w:rsidRPr="00CC7C64">
        <w:rPr>
          <w:rFonts w:ascii="Times New Roman" w:hAnsi="Times New Roman" w:cs="Times New Roman"/>
          <w:i/>
          <w:vertAlign w:val="superscript"/>
        </w:rPr>
        <w:t>a</w:t>
      </w:r>
      <w:r w:rsidR="00CC7C64" w:rsidRPr="00CC7C64">
        <w:rPr>
          <w:rFonts w:ascii="Times New Roman" w:hAnsi="Times New Roman" w:cs="Times New Roman"/>
        </w:rPr>
        <w:t xml:space="preserve"> </w:t>
      </w:r>
      <w:r>
        <w:rPr>
          <w:rFonts w:ascii="Times New Roman" w:hAnsi="Times New Roman" w:cs="Times New Roman"/>
        </w:rPr>
        <w:t>S.J. Bertolani</w:t>
      </w:r>
      <w:r w:rsidR="00CC7C64" w:rsidRPr="00CC7C64">
        <w:rPr>
          <w:rFonts w:ascii="Times New Roman" w:hAnsi="Times New Roman" w:cs="Times New Roman"/>
          <w:i/>
          <w:vertAlign w:val="superscript"/>
        </w:rPr>
        <w:t>b</w:t>
      </w:r>
      <w:r w:rsidR="00CC7C64" w:rsidRPr="00CC7C64">
        <w:rPr>
          <w:rFonts w:ascii="Times New Roman" w:hAnsi="Times New Roman" w:cs="Times New Roman"/>
        </w:rPr>
        <w:t xml:space="preserve"> and </w:t>
      </w:r>
      <w:r>
        <w:rPr>
          <w:rFonts w:ascii="Times New Roman" w:hAnsi="Times New Roman" w:cs="Times New Roman"/>
        </w:rPr>
        <w:t>J.B. Siegel</w:t>
      </w:r>
      <w:r>
        <w:rPr>
          <w:rFonts w:ascii="Times New Roman" w:hAnsi="Times New Roman" w:cs="Times New Roman"/>
          <w:i/>
          <w:vertAlign w:val="superscript"/>
        </w:rPr>
        <w:t>b,c</w:t>
      </w:r>
    </w:p>
    <w:p w14:paraId="6604E0FC" w14:textId="77777777" w:rsidR="00DD06F4" w:rsidRDefault="00DD06F4" w:rsidP="00A72826">
      <w:pPr>
        <w:pStyle w:val="02PaperAuthors"/>
        <w:spacing w:before="100" w:beforeAutospacing="1" w:after="100" w:afterAutospacing="1"/>
        <w:jc w:val="both"/>
        <w:rPr>
          <w:i/>
          <w:vertAlign w:val="superscript"/>
        </w:rPr>
      </w:pPr>
    </w:p>
    <w:p w14:paraId="64380686" w14:textId="77777777" w:rsidR="00DD06F4" w:rsidRDefault="00DD06F4" w:rsidP="00A72826">
      <w:pPr>
        <w:pStyle w:val="02PaperAuthors"/>
        <w:spacing w:before="100" w:beforeAutospacing="1" w:after="100" w:afterAutospacing="1"/>
        <w:jc w:val="both"/>
        <w:rPr>
          <w:i/>
          <w:vertAlign w:val="superscript"/>
        </w:rPr>
      </w:pPr>
    </w:p>
    <w:p w14:paraId="545F40DC" w14:textId="77777777" w:rsidR="00DD06F4" w:rsidRDefault="00DD06F4" w:rsidP="00A72826">
      <w:pPr>
        <w:pStyle w:val="02PaperAuthors"/>
        <w:spacing w:before="100" w:beforeAutospacing="1" w:after="100" w:afterAutospacing="1"/>
        <w:jc w:val="both"/>
        <w:rPr>
          <w:i/>
          <w:vertAlign w:val="superscript"/>
        </w:rPr>
      </w:pPr>
    </w:p>
    <w:p w14:paraId="65480D43" w14:textId="0FA0578B" w:rsidR="00DD06F4" w:rsidRDefault="00DD06F4" w:rsidP="00A72826">
      <w:pPr>
        <w:pStyle w:val="02PaperAuthors"/>
        <w:spacing w:before="100" w:beforeAutospacing="1" w:after="100" w:afterAutospacing="1"/>
        <w:jc w:val="both"/>
        <w:rPr>
          <w:i/>
          <w:vertAlign w:val="superscript"/>
        </w:rPr>
      </w:pPr>
    </w:p>
    <w:p w14:paraId="1831BF46" w14:textId="77777777" w:rsidR="00CC7C64" w:rsidRPr="00CC12E6" w:rsidRDefault="00CC7C64" w:rsidP="00A72826">
      <w:pPr>
        <w:pStyle w:val="02PaperAuthors"/>
        <w:jc w:val="both"/>
        <w:sectPr w:rsidR="00CC7C64" w:rsidRPr="00CC12E6" w:rsidSect="00F62C8B">
          <w:headerReference w:type="even" r:id="rId9"/>
          <w:headerReference w:type="default" r:id="rId10"/>
          <w:footerReference w:type="even" r:id="rId11"/>
          <w:footerReference w:type="default" r:id="rId12"/>
          <w:headerReference w:type="first" r:id="rId13"/>
          <w:footerReference w:type="first" r:id="rId14"/>
          <w:pgSz w:w="11907" w:h="15593" w:code="9"/>
          <w:pgMar w:top="1009" w:right="851" w:bottom="1134" w:left="851" w:header="510" w:footer="510" w:gutter="0"/>
          <w:cols w:num="2" w:space="227" w:equalWidth="0">
            <w:col w:w="2381" w:space="227"/>
            <w:col w:w="7597"/>
          </w:cols>
          <w:titlePg/>
          <w:docGrid w:linePitch="360"/>
        </w:sectPr>
      </w:pPr>
    </w:p>
    <w:p w14:paraId="1B8DBF9A" w14:textId="6EBE5409" w:rsidR="0043174B" w:rsidRPr="0043174B" w:rsidRDefault="000C7063" w:rsidP="00A72826">
      <w:pPr>
        <w:pStyle w:val="03Abstract"/>
      </w:pPr>
      <w:r>
        <w:rPr>
          <w:b w:val="0"/>
          <w:noProof/>
          <w:lang w:val="en-US"/>
        </w:rPr>
        <w:lastRenderedPageBreak/>
        <mc:AlternateContent>
          <mc:Choice Requires="wpg">
            <w:drawing>
              <wp:anchor distT="0" distB="0" distL="114300" distR="114300" simplePos="0" relativeHeight="251677696" behindDoc="0" locked="0" layoutInCell="1" allowOverlap="1" wp14:anchorId="4CD26391" wp14:editId="7EE857DC">
                <wp:simplePos x="0" y="0"/>
                <wp:positionH relativeFrom="column">
                  <wp:posOffset>3200400</wp:posOffset>
                </wp:positionH>
                <wp:positionV relativeFrom="paragraph">
                  <wp:posOffset>46355</wp:posOffset>
                </wp:positionV>
                <wp:extent cx="3168015" cy="1866900"/>
                <wp:effectExtent l="0" t="0" r="6985" b="12700"/>
                <wp:wrapSquare wrapText="bothSides"/>
                <wp:docPr id="11" name="Group 11"/>
                <wp:cNvGraphicFramePr/>
                <a:graphic xmlns:a="http://schemas.openxmlformats.org/drawingml/2006/main">
                  <a:graphicData uri="http://schemas.microsoft.com/office/word/2010/wordprocessingGroup">
                    <wpg:wgp>
                      <wpg:cNvGrpSpPr/>
                      <wpg:grpSpPr>
                        <a:xfrm>
                          <a:off x="0" y="0"/>
                          <a:ext cx="3168015" cy="1866900"/>
                          <a:chOff x="0" y="0"/>
                          <a:chExt cx="3200400" cy="188659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34550" y="0"/>
                            <a:ext cx="2319139" cy="1509878"/>
                          </a:xfrm>
                          <a:prstGeom prst="rect">
                            <a:avLst/>
                          </a:prstGeom>
                        </pic:spPr>
                      </pic:pic>
                      <wps:wsp>
                        <wps:cNvPr id="9" name="Text Box 9"/>
                        <wps:cNvSpPr txBox="1"/>
                        <wps:spPr>
                          <a:xfrm>
                            <a:off x="0" y="1340493"/>
                            <a:ext cx="3200400" cy="54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1B472C" w14:textId="6CCC4300" w:rsidR="004F60A2" w:rsidRPr="00BF2F61" w:rsidRDefault="004F60A2"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ins w:id="1" w:author="Alex" w:date="2014-11-02T12:08:00Z">
                                <w:r w:rsidR="000248D5">
                                  <w:rPr>
                                    <w:rFonts w:ascii="Times New Roman" w:hAnsi="Times New Roman" w:cs="Times New Roman"/>
                                    <w:b w:val="0"/>
                                    <w:i/>
                                    <w:sz w:val="18"/>
                                    <w:szCs w:val="18"/>
                                    <w:lang w:val="en-US"/>
                                  </w:rPr>
                                  <w:t>p</w:t>
                                </w:r>
                              </w:ins>
                              <w:del w:id="2" w:author="Alex" w:date="2014-11-02T12:08:00Z">
                                <w:r w:rsidRPr="000A6B68" w:rsidDel="000248D5">
                                  <w:rPr>
                                    <w:rFonts w:ascii="Times New Roman" w:hAnsi="Times New Roman" w:cs="Times New Roman"/>
                                    <w:b w:val="0"/>
                                    <w:sz w:val="18"/>
                                    <w:szCs w:val="18"/>
                                    <w:lang w:val="en-US"/>
                                  </w:rPr>
                                  <w:delText>p</w:delText>
                                </w:r>
                              </w:del>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ethylene to ethylene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left:0;text-align:left;margin-left:252pt;margin-top:3.65pt;width:249.45pt;height:147pt;z-index:251677696" coordsize="3200400,1886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&#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34550;width:2319139;height:150987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7&#10;sBC7AAAA2gAAAA8AAABkcnMvZG93bnJldi54bWxET0sKwjAQ3QveIYzgTtOKiFSjiCgIrvzhdmjG&#10;tthMShNr9fRGEFwNj/ed+bI1pWiodoVlBfEwAkGcWl1wpuB82g6mIJxH1lhaJgUvcrBcdDtzTLR9&#10;8oGao89ECGGXoILc+yqR0qU5GXRDWxEH7mZrgz7AOpO6xmcIN6UcRdFEGiw4NORY0Tqn9H58GAXu&#10;ftvY67650CbS7xjJxu15rFS/165mIDy1/i/+uXc6zIfvK98rFx8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Ke7sBC7AAAA2gAAAA8AAAAAAAAAAAAAAAAAnAIAAGRycy9kb3du&#10;cmV2LnhtbFBLBQYAAAAABAAEAPcAAACEAwAAAAA=&#10;">
                  <v:imagedata r:id="rId16" o:title=""/>
                  <v:path arrowok="t"/>
                </v:shape>
                <v:shapetype id="_x0000_t202" coordsize="21600,21600" o:spt="202" path="m0,0l0,21600,21600,21600,21600,0xe">
                  <v:stroke joinstyle="miter"/>
                  <v:path gradientshapeok="t" o:connecttype="rect"/>
                </v:shapetype>
                <v:shape id="Text Box 9" o:spid="_x0000_s1028" type="#_x0000_t202" style="position:absolute;top:1340493;width:3200400;height:546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761B472C" w14:textId="6CCC4300" w:rsidR="004F60A2" w:rsidRPr="00BF2F61" w:rsidRDefault="004F60A2"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ins w:id="2" w:author="Alex" w:date="2014-11-02T12:08:00Z">
                          <w:r w:rsidR="000248D5">
                            <w:rPr>
                              <w:rFonts w:ascii="Times New Roman" w:hAnsi="Times New Roman" w:cs="Times New Roman"/>
                              <w:b w:val="0"/>
                              <w:i/>
                              <w:sz w:val="18"/>
                              <w:szCs w:val="18"/>
                              <w:lang w:val="en-US"/>
                            </w:rPr>
                            <w:t>p</w:t>
                          </w:r>
                        </w:ins>
                        <w:del w:id="3" w:author="Alex" w:date="2014-11-02T12:08:00Z">
                          <w:r w:rsidRPr="000A6B68" w:rsidDel="000248D5">
                            <w:rPr>
                              <w:rFonts w:ascii="Times New Roman" w:hAnsi="Times New Roman" w:cs="Times New Roman"/>
                              <w:b w:val="0"/>
                              <w:sz w:val="18"/>
                              <w:szCs w:val="18"/>
                              <w:lang w:val="en-US"/>
                            </w:rPr>
                            <w:delText>p</w:delText>
                          </w:r>
                        </w:del>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ethylene to ethylene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v:textbox>
                </v:shape>
                <w10:wrap type="square"/>
              </v:group>
            </w:pict>
          </mc:Fallback>
        </mc:AlternateContent>
      </w:r>
      <w:ins w:id="3" w:author="Alex" w:date="2014-11-02T12:33:00Z">
        <w:r w:rsidR="00655E14" w:rsidRPr="00655E14">
          <w:rPr>
            <w:lang w:val="en-US"/>
          </w:rPr>
          <w:t xml:space="preserve">Mutants of toluene o-xylene monooxygenase are demonstrated to oxidize ethylene to ethylene oxide in vivo at yields of &gt;99%. The best mutant increases ethylene oxidation activity by &gt;5500-fold </w:t>
        </w:r>
        <w:r w:rsidR="00655E14">
          <w:rPr>
            <w:lang w:val="en-US"/>
          </w:rPr>
          <w:t>relative</w:t>
        </w:r>
        <w:r w:rsidR="00655E14" w:rsidRPr="00655E14">
          <w:rPr>
            <w:lang w:val="en-US"/>
          </w:rPr>
          <w:t xml:space="preserve"> to </w:t>
        </w:r>
      </w:ins>
      <w:ins w:id="4" w:author="Alex" w:date="2014-11-02T12:35:00Z">
        <w:r w:rsidR="00C319AA">
          <w:t>th</w:t>
        </w:r>
      </w:ins>
      <w:ins w:id="5" w:author="Alex" w:date="2014-11-02T12:33:00Z">
        <w:r w:rsidR="00655E14" w:rsidRPr="00655E14">
          <w:rPr>
            <w:lang w:val="en-US"/>
          </w:rPr>
          <w:t>e native enzyme. This is the first report of a recombinant enzyme capable of carrying out this industrially significant chemical conversion.</w:t>
        </w:r>
      </w:ins>
      <w:del w:id="6" w:author="Alex" w:date="2014-11-02T12:17:00Z">
        <w:r w:rsidR="0043174B" w:rsidRPr="0043174B" w:rsidDel="00486C74">
          <w:delText xml:space="preserve">Mutants of </w:delText>
        </w:r>
      </w:del>
      <w:del w:id="7" w:author="Alex" w:date="2014-11-02T12:33:00Z">
        <w:r w:rsidR="0043174B" w:rsidRPr="0043174B" w:rsidDel="00655E14">
          <w:delText xml:space="preserve">toluene o-xylene monooxygenase </w:delText>
        </w:r>
      </w:del>
      <w:del w:id="8" w:author="Alex" w:date="2014-11-02T12:17:00Z">
        <w:r w:rsidR="0043174B" w:rsidRPr="0043174B" w:rsidDel="00486C74">
          <w:delText xml:space="preserve">are </w:delText>
        </w:r>
      </w:del>
      <w:del w:id="9" w:author="Alex" w:date="2014-11-02T12:33:00Z">
        <w:r w:rsidR="0043174B" w:rsidRPr="0043174B" w:rsidDel="00655E14">
          <w:delText xml:space="preserve">demonstrated to oxidize ethylene to ethylene oxide </w:delText>
        </w:r>
        <w:r w:rsidR="0043174B" w:rsidRPr="00EE3A15" w:rsidDel="00655E14">
          <w:rPr>
            <w:i/>
          </w:rPr>
          <w:delText>in vivo</w:delText>
        </w:r>
        <w:r w:rsidR="0043174B" w:rsidRPr="0043174B" w:rsidDel="00655E14">
          <w:delText xml:space="preserve"> at yields of &gt;99%. </w:delText>
        </w:r>
      </w:del>
      <w:del w:id="10" w:author="Alex" w:date="2014-11-02T12:01:00Z">
        <w:r w:rsidR="0043174B" w:rsidRPr="007C5A27" w:rsidDel="007C5A27">
          <w:delText xml:space="preserve">While the native enzyme is not observed to carry out the reaction, </w:delText>
        </w:r>
        <w:r w:rsidR="00EE3A15" w:rsidRPr="007C5A27" w:rsidDel="007C5A27">
          <w:delText xml:space="preserve">a mutant is found that can rapidly drive the reaction to completion, and is calculated to increase ethylene oxidation activity by </w:delText>
        </w:r>
        <w:r w:rsidR="003A09F8" w:rsidRPr="007C5A27" w:rsidDel="007C5A27">
          <w:delText>&gt;55</w:delText>
        </w:r>
        <w:r w:rsidR="0043174B" w:rsidRPr="007C5A27" w:rsidDel="007C5A27">
          <w:delText>00-</w:delText>
        </w:r>
        <w:r w:rsidR="00EE3A15" w:rsidRPr="007C5A27" w:rsidDel="007C5A27">
          <w:delText>fold</w:delText>
        </w:r>
        <w:r w:rsidR="0043174B" w:rsidRPr="007C5A27" w:rsidDel="007C5A27">
          <w:delText>.</w:delText>
        </w:r>
        <w:r w:rsidR="0043174B" w:rsidRPr="0043174B" w:rsidDel="007C5A27">
          <w:delText xml:space="preserve"> </w:delText>
        </w:r>
      </w:del>
      <w:del w:id="11" w:author="Alex" w:date="2014-11-02T12:33:00Z">
        <w:r w:rsidR="0043174B" w:rsidRPr="0043174B" w:rsidDel="00655E14">
          <w:delText>This is the first report of a recombinant enzyme capable of carrying out this industrially significant chemical conversion.</w:delText>
        </w:r>
      </w:del>
      <w:r w:rsidR="0043174B" w:rsidRPr="0043174B">
        <w:t xml:space="preserve"> </w:t>
      </w:r>
    </w:p>
    <w:p w14:paraId="079CABCC" w14:textId="36D13032"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Ethylene oxide is an industrially important feedstock chemical with more than 20 million tons produced annually. Currently</w:t>
      </w:r>
      <w:ins w:id="12" w:author="Alex" w:date="2014-11-02T12:02:00Z">
        <w:r w:rsidR="00724BF8">
          <w:rPr>
            <w:rFonts w:ascii="Times New Roman" w:hAnsi="Times New Roman" w:cs="Times New Roman"/>
            <w:b w:val="0"/>
            <w:sz w:val="18"/>
            <w:szCs w:val="18"/>
          </w:rPr>
          <w:t>,</w:t>
        </w:r>
      </w:ins>
      <w:r w:rsidRPr="0043174B">
        <w:rPr>
          <w:rFonts w:ascii="Times New Roman" w:hAnsi="Times New Roman" w:cs="Times New Roman"/>
          <w:b w:val="0"/>
          <w:sz w:val="18"/>
          <w:szCs w:val="18"/>
        </w:rPr>
        <w:t xml:space="preserve"> ethylene oxide is produced through the oxidation of ethylene by a silver catalyst in high-pressure, high-temperature reactors</w:t>
      </w:r>
      <w:del w:id="13" w:author="Alex" w:date="2014-11-02T12:02:00Z">
        <w:r w:rsidRPr="0043174B" w:rsidDel="00724BF8">
          <w:rPr>
            <w:rFonts w:ascii="Times New Roman" w:hAnsi="Times New Roman" w:cs="Times New Roman"/>
            <w:b w:val="0"/>
            <w:sz w:val="18"/>
            <w:szCs w:val="18"/>
          </w:rPr>
          <w:delText>,</w:delText>
        </w:r>
      </w:del>
      <w:r w:rsidRPr="0043174B">
        <w:rPr>
          <w:rFonts w:ascii="Times New Roman" w:hAnsi="Times New Roman" w:cs="Times New Roman"/>
          <w:b w:val="0"/>
          <w:sz w:val="18"/>
          <w:szCs w:val="18"/>
        </w:rPr>
        <w:t xml:space="preserve"> with</w:t>
      </w:r>
      <w:ins w:id="14" w:author="Alex" w:date="2014-11-02T12:02:00Z">
        <w:r w:rsidR="00724BF8">
          <w:rPr>
            <w:rFonts w:ascii="Times New Roman" w:hAnsi="Times New Roman" w:cs="Times New Roman"/>
            <w:b w:val="0"/>
            <w:sz w:val="18"/>
            <w:szCs w:val="18"/>
          </w:rPr>
          <w:t xml:space="preserve"> yields</w:t>
        </w:r>
      </w:ins>
      <w:del w:id="15" w:author="Alex" w:date="2014-11-02T12:02:00Z">
        <w:r w:rsidRPr="0043174B" w:rsidDel="00724BF8">
          <w:rPr>
            <w:rFonts w:ascii="Times New Roman" w:hAnsi="Times New Roman" w:cs="Times New Roman"/>
            <w:b w:val="0"/>
            <w:sz w:val="18"/>
            <w:szCs w:val="18"/>
          </w:rPr>
          <w:delText xml:space="preserve"> a yield</w:delText>
        </w:r>
      </w:del>
      <w:r w:rsidRPr="0043174B">
        <w:rPr>
          <w:rFonts w:ascii="Times New Roman" w:hAnsi="Times New Roman" w:cs="Times New Roman"/>
          <w:b w:val="0"/>
          <w:sz w:val="18"/>
          <w:szCs w:val="18"/>
        </w:rPr>
        <w:t xml:space="preserve"> of up to 75% [</w:t>
      </w:r>
      <w:ins w:id="16" w:author="Alex" w:date="2014-11-02T12:03:00Z">
        <w:r w:rsidR="007212CC">
          <w:rPr>
            <w:rFonts w:ascii="Times New Roman" w:hAnsi="Times New Roman" w:cs="Times New Roman"/>
            <w:b w:val="0"/>
            <w:sz w:val="18"/>
            <w:szCs w:val="18"/>
          </w:rPr>
          <w:t>1</w:t>
        </w:r>
      </w:ins>
      <w:del w:id="17" w:author="Alex" w:date="2014-11-02T12:37:00Z">
        <w:r w:rsidRPr="0043174B" w:rsidDel="007212CC">
          <w:rPr>
            <w:rFonts w:ascii="Times New Roman" w:hAnsi="Times New Roman" w:cs="Times New Roman"/>
            <w:b w:val="0"/>
            <w:sz w:val="18"/>
            <w:szCs w:val="18"/>
          </w:rPr>
          <w:delText>Dever</w:delText>
        </w:r>
      </w:del>
      <w:r w:rsidRPr="0043174B">
        <w:rPr>
          <w:rFonts w:ascii="Times New Roman" w:hAnsi="Times New Roman" w:cs="Times New Roman"/>
          <w:b w:val="0"/>
          <w:sz w:val="18"/>
          <w:szCs w:val="18"/>
        </w:rPr>
        <w:t>]. In order to develop a renewable alternative to this important transformation, it will be critical to develop methods that increase yields, are carried out under ambient temperatures and pressures, and do not generate toxic waste.</w:t>
      </w:r>
    </w:p>
    <w:p w14:paraId="2077530E" w14:textId="479052F2"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Enzymes are biology’s catalysts and are renowned for their ability to reduce the activation energy of chemical reactions, allowing mild reaction conditions. In nature, a class of enzymes called alkene monooxygenases (AOs) are known to oxidize alkenes, including ethylene [</w:t>
      </w:r>
      <w:ins w:id="18" w:author="Alex" w:date="2014-11-02T12:03:00Z">
        <w:r w:rsidR="000A4EC4">
          <w:rPr>
            <w:rFonts w:ascii="Times New Roman" w:hAnsi="Times New Roman" w:cs="Times New Roman"/>
            <w:b w:val="0"/>
            <w:sz w:val="18"/>
            <w:szCs w:val="18"/>
          </w:rPr>
          <w:t>2</w:t>
        </w:r>
      </w:ins>
      <w:del w:id="19" w:author="Alex" w:date="2014-11-02T12:36:00Z">
        <w:r w:rsidRPr="0043174B" w:rsidDel="00645450">
          <w:rPr>
            <w:rFonts w:ascii="Times New Roman" w:hAnsi="Times New Roman" w:cs="Times New Roman"/>
            <w:b w:val="0"/>
            <w:sz w:val="18"/>
            <w:szCs w:val="18"/>
          </w:rPr>
          <w:delText>Small</w:delText>
        </w:r>
      </w:del>
      <w:r w:rsidRPr="0043174B">
        <w:rPr>
          <w:rFonts w:ascii="Times New Roman" w:hAnsi="Times New Roman" w:cs="Times New Roman"/>
          <w:b w:val="0"/>
          <w:sz w:val="18"/>
          <w:szCs w:val="18"/>
        </w:rPr>
        <w:t xml:space="preserve">]. The organisms where AOs are naturally found further utilize the oxidized alkenes, such as ethylene oxide, for growth and </w:t>
      </w:r>
      <w:ins w:id="20" w:author="Steve" w:date="2014-10-31T14:24:00Z">
        <w:r w:rsidR="00CE08C2">
          <w:rPr>
            <w:rFonts w:ascii="Times New Roman" w:hAnsi="Times New Roman" w:cs="Times New Roman"/>
            <w:b w:val="0"/>
            <w:sz w:val="18"/>
            <w:szCs w:val="18"/>
          </w:rPr>
          <w:t xml:space="preserve">thus </w:t>
        </w:r>
      </w:ins>
      <w:r w:rsidR="00E66981">
        <w:rPr>
          <w:rFonts w:ascii="Times New Roman" w:hAnsi="Times New Roman" w:cs="Times New Roman"/>
          <w:b w:val="0"/>
          <w:sz w:val="18"/>
          <w:szCs w:val="18"/>
        </w:rPr>
        <w:t xml:space="preserve">are not </w:t>
      </w:r>
      <w:del w:id="21" w:author="Steve" w:date="2014-10-31T14:24:00Z">
        <w:r w:rsidR="00E66981" w:rsidDel="00CE08C2">
          <w:rPr>
            <w:rFonts w:ascii="Times New Roman" w:hAnsi="Times New Roman" w:cs="Times New Roman"/>
            <w:b w:val="0"/>
            <w:sz w:val="18"/>
            <w:szCs w:val="18"/>
          </w:rPr>
          <w:delText xml:space="preserve">established to be </w:delText>
        </w:r>
      </w:del>
      <w:r w:rsidR="00E66981">
        <w:rPr>
          <w:rFonts w:ascii="Times New Roman" w:hAnsi="Times New Roman" w:cs="Times New Roman"/>
          <w:b w:val="0"/>
          <w:sz w:val="18"/>
          <w:szCs w:val="18"/>
        </w:rPr>
        <w:t xml:space="preserve">amenable for use in industrial settings. </w:t>
      </w:r>
      <w:r w:rsidRPr="0043174B">
        <w:rPr>
          <w:rFonts w:ascii="Times New Roman" w:hAnsi="Times New Roman" w:cs="Times New Roman"/>
          <w:b w:val="0"/>
          <w:sz w:val="18"/>
          <w:szCs w:val="18"/>
        </w:rPr>
        <w:t xml:space="preserve">Therefore, for the development of an industrial biocatalyst to convert ethylene into ethylene oxide the recombinant production of AOs in an industrial organism, such as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w:t>
      </w:r>
      <w:r w:rsidR="00EE3A15">
        <w:rPr>
          <w:rFonts w:ascii="Times New Roman" w:hAnsi="Times New Roman" w:cs="Times New Roman"/>
          <w:b w:val="0"/>
          <w:sz w:val="18"/>
          <w:szCs w:val="18"/>
        </w:rPr>
        <w:t>is desired</w:t>
      </w:r>
      <w:r w:rsidRPr="0043174B">
        <w:rPr>
          <w:rFonts w:ascii="Times New Roman" w:hAnsi="Times New Roman" w:cs="Times New Roman"/>
          <w:b w:val="0"/>
          <w:sz w:val="18"/>
          <w:szCs w:val="18"/>
        </w:rPr>
        <w:t xml:space="preserve">. However, expression of recombinant AOs in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has proven elusive [</w:t>
      </w:r>
      <w:ins w:id="22" w:author="Alex" w:date="2014-11-02T12:09:00Z">
        <w:r w:rsidR="000248D5">
          <w:rPr>
            <w:rFonts w:ascii="Times New Roman" w:hAnsi="Times New Roman" w:cs="Times New Roman"/>
            <w:b w:val="0"/>
            <w:sz w:val="18"/>
            <w:szCs w:val="18"/>
          </w:rPr>
          <w:t>3</w:t>
        </w:r>
      </w:ins>
      <w:del w:id="23" w:author="Alex" w:date="2014-11-02T12:36:00Z">
        <w:r w:rsidRPr="0043174B" w:rsidDel="00645450">
          <w:rPr>
            <w:rFonts w:ascii="Times New Roman" w:hAnsi="Times New Roman" w:cs="Times New Roman"/>
            <w:b w:val="0"/>
            <w:sz w:val="18"/>
            <w:szCs w:val="18"/>
          </w:rPr>
          <w:delText>Ch</w:delText>
        </w:r>
      </w:del>
      <w:del w:id="24" w:author="Alex" w:date="2014-11-02T12:09:00Z">
        <w:r w:rsidRPr="0043174B" w:rsidDel="000248D5">
          <w:rPr>
            <w:rFonts w:ascii="Times New Roman" w:hAnsi="Times New Roman" w:cs="Times New Roman"/>
            <w:b w:val="0"/>
            <w:sz w:val="18"/>
            <w:szCs w:val="18"/>
          </w:rPr>
          <w:delText>an</w:delText>
        </w:r>
      </w:del>
      <w:r w:rsidRPr="0043174B">
        <w:rPr>
          <w:rFonts w:ascii="Times New Roman" w:hAnsi="Times New Roman" w:cs="Times New Roman"/>
          <w:b w:val="0"/>
          <w:sz w:val="18"/>
          <w:szCs w:val="18"/>
        </w:rPr>
        <w:t xml:space="preserve">]. </w:t>
      </w:r>
    </w:p>
    <w:p w14:paraId="59F3F367" w14:textId="33C48AC8" w:rsidR="002C41F0"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Toluene o-xylene monooxygenase (TOM) is an enzyme closely related to AOs, and has been shown to oxidize aromatic compounds such as toluene via an epoxide intermediate [</w:t>
      </w:r>
      <w:ins w:id="25" w:author="Alex" w:date="2014-11-02T12:10:00Z">
        <w:r w:rsidR="00645450">
          <w:rPr>
            <w:rFonts w:ascii="Times New Roman" w:hAnsi="Times New Roman" w:cs="Times New Roman"/>
            <w:b w:val="0"/>
            <w:sz w:val="18"/>
            <w:szCs w:val="18"/>
          </w:rPr>
          <w:t>4</w:t>
        </w:r>
      </w:ins>
      <w:del w:id="26" w:author="Alex" w:date="2014-11-02T12:36:00Z">
        <w:r w:rsidRPr="0043174B" w:rsidDel="00645450">
          <w:rPr>
            <w:rFonts w:ascii="Times New Roman" w:hAnsi="Times New Roman" w:cs="Times New Roman"/>
            <w:b w:val="0"/>
            <w:sz w:val="18"/>
            <w:szCs w:val="18"/>
          </w:rPr>
          <w:delText>Whited</w:delText>
        </w:r>
      </w:del>
      <w:r w:rsidRPr="0043174B">
        <w:rPr>
          <w:rFonts w:ascii="Times New Roman" w:hAnsi="Times New Roman" w:cs="Times New Roman"/>
          <w:b w:val="0"/>
          <w:sz w:val="18"/>
          <w:szCs w:val="18"/>
        </w:rPr>
        <w:t xml:space="preserve">]. </w:t>
      </w:r>
      <w:r w:rsidR="00EE3A15">
        <w:rPr>
          <w:rFonts w:ascii="Times New Roman" w:hAnsi="Times New Roman" w:cs="Times New Roman"/>
          <w:b w:val="0"/>
          <w:sz w:val="18"/>
          <w:szCs w:val="18"/>
        </w:rPr>
        <w:t>In addition</w:t>
      </w:r>
      <w:r w:rsidRPr="0043174B">
        <w:rPr>
          <w:rFonts w:ascii="Times New Roman" w:hAnsi="Times New Roman" w:cs="Times New Roman"/>
          <w:b w:val="0"/>
          <w:sz w:val="18"/>
          <w:szCs w:val="18"/>
        </w:rPr>
        <w:t xml:space="preserve">, TOM </w:t>
      </w:r>
      <w:r w:rsidR="00EE3A15">
        <w:rPr>
          <w:rFonts w:ascii="Times New Roman" w:hAnsi="Times New Roman" w:cs="Times New Roman"/>
          <w:b w:val="0"/>
          <w:sz w:val="18"/>
          <w:szCs w:val="18"/>
        </w:rPr>
        <w:t>can</w:t>
      </w:r>
      <w:r w:rsidRPr="0043174B">
        <w:rPr>
          <w:rFonts w:ascii="Times New Roman" w:hAnsi="Times New Roman" w:cs="Times New Roman"/>
          <w:b w:val="0"/>
          <w:sz w:val="18"/>
          <w:szCs w:val="18"/>
        </w:rPr>
        <w:t xml:space="preserve"> be recombinantly produced in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w:t>
      </w:r>
      <w:r w:rsidR="00EE3A15">
        <w:rPr>
          <w:rFonts w:ascii="Times New Roman" w:hAnsi="Times New Roman" w:cs="Times New Roman"/>
          <w:b w:val="0"/>
          <w:sz w:val="18"/>
          <w:szCs w:val="18"/>
        </w:rPr>
        <w:t>Furthermore</w:t>
      </w:r>
      <w:r w:rsidRPr="0043174B">
        <w:rPr>
          <w:rFonts w:ascii="Times New Roman" w:hAnsi="Times New Roman" w:cs="Times New Roman"/>
          <w:b w:val="0"/>
          <w:sz w:val="18"/>
          <w:szCs w:val="18"/>
        </w:rPr>
        <w:t>, TOM has been previously engineered to oxidize the related compound trichloroethylene. Therefore, we hypothesized that either TOM, or variants of TOM, would be capable of oxidizing ethylene to ethylene oxide (Figure 1).</w:t>
      </w:r>
    </w:p>
    <w:p w14:paraId="0A00EAD1" w14:textId="419D57DF"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We obtained TOM a</w:t>
      </w:r>
      <w:r w:rsidR="002C41F0">
        <w:rPr>
          <w:rFonts w:ascii="Times New Roman" w:hAnsi="Times New Roman" w:cs="Times New Roman"/>
          <w:b w:val="0"/>
          <w:sz w:val="18"/>
          <w:szCs w:val="18"/>
        </w:rPr>
        <w:t>nd a panel of TOM mutants from</w:t>
      </w:r>
      <w:r w:rsidRPr="0043174B">
        <w:rPr>
          <w:rFonts w:ascii="Times New Roman" w:hAnsi="Times New Roman" w:cs="Times New Roman"/>
          <w:b w:val="0"/>
          <w:sz w:val="18"/>
          <w:szCs w:val="18"/>
        </w:rPr>
        <w:t xml:space="preserve"> previous effort</w:t>
      </w:r>
      <w:r w:rsidR="002C41F0">
        <w:rPr>
          <w:rFonts w:ascii="Times New Roman" w:hAnsi="Times New Roman" w:cs="Times New Roman"/>
          <w:b w:val="0"/>
          <w:sz w:val="18"/>
          <w:szCs w:val="18"/>
        </w:rPr>
        <w:t>s</w:t>
      </w:r>
      <w:r w:rsidRPr="0043174B">
        <w:rPr>
          <w:rFonts w:ascii="Times New Roman" w:hAnsi="Times New Roman" w:cs="Times New Roman"/>
          <w:b w:val="0"/>
          <w:sz w:val="18"/>
          <w:szCs w:val="18"/>
        </w:rPr>
        <w:t xml:space="preserve"> by Wood and colleagues [</w:t>
      </w:r>
      <w:ins w:id="27" w:author="Alex" w:date="2014-11-02T12:10:00Z">
        <w:r w:rsidR="00261EE7">
          <w:rPr>
            <w:rFonts w:ascii="Times New Roman" w:hAnsi="Times New Roman" w:cs="Times New Roman"/>
            <w:b w:val="0"/>
            <w:sz w:val="18"/>
            <w:szCs w:val="18"/>
          </w:rPr>
          <w:t>5</w:t>
        </w:r>
      </w:ins>
      <w:del w:id="28" w:author="Alex" w:date="2014-11-02T12:36:00Z">
        <w:r w:rsidRPr="0043174B" w:rsidDel="00645450">
          <w:rPr>
            <w:rFonts w:ascii="Times New Roman" w:hAnsi="Times New Roman" w:cs="Times New Roman"/>
            <w:b w:val="0"/>
            <w:sz w:val="18"/>
            <w:szCs w:val="18"/>
          </w:rPr>
          <w:delText>Iwashita</w:delText>
        </w:r>
      </w:del>
      <w:r w:rsidRPr="0043174B">
        <w:rPr>
          <w:rFonts w:ascii="Times New Roman" w:hAnsi="Times New Roman" w:cs="Times New Roman"/>
          <w:b w:val="0"/>
          <w:sz w:val="18"/>
          <w:szCs w:val="18"/>
        </w:rPr>
        <w:t xml:space="preserve">; </w:t>
      </w:r>
      <w:ins w:id="29" w:author="Alex" w:date="2014-11-02T12:10:00Z">
        <w:r w:rsidR="00645450">
          <w:rPr>
            <w:rFonts w:ascii="Times New Roman" w:hAnsi="Times New Roman" w:cs="Times New Roman"/>
            <w:b w:val="0"/>
            <w:sz w:val="18"/>
            <w:szCs w:val="18"/>
          </w:rPr>
          <w:t>6</w:t>
        </w:r>
      </w:ins>
      <w:del w:id="30" w:author="Alex" w:date="2014-11-02T12:36:00Z">
        <w:r w:rsidRPr="0043174B" w:rsidDel="00645450">
          <w:rPr>
            <w:rFonts w:ascii="Times New Roman" w:hAnsi="Times New Roman" w:cs="Times New Roman"/>
            <w:b w:val="0"/>
            <w:sz w:val="18"/>
            <w:szCs w:val="18"/>
          </w:rPr>
          <w:delText>Rui</w:delText>
        </w:r>
      </w:del>
      <w:r w:rsidRPr="0043174B">
        <w:rPr>
          <w:rFonts w:ascii="Times New Roman" w:hAnsi="Times New Roman" w:cs="Times New Roman"/>
          <w:b w:val="0"/>
          <w:sz w:val="18"/>
          <w:szCs w:val="18"/>
        </w:rPr>
        <w:t xml:space="preserve">]. These mutants were derived from a series of libraries to reengineer TOM to oxidize trichloroethylene. </w:t>
      </w:r>
      <w:r w:rsidR="002C41F0">
        <w:rPr>
          <w:rFonts w:ascii="Times New Roman" w:hAnsi="Times New Roman" w:cs="Times New Roman"/>
          <w:b w:val="0"/>
          <w:sz w:val="18"/>
          <w:szCs w:val="18"/>
        </w:rPr>
        <w:t xml:space="preserve">Since ethylene is a significantly smaller molecule than toluene, we hypothesized that </w:t>
      </w:r>
      <w:r w:rsidRPr="0043174B">
        <w:rPr>
          <w:rFonts w:ascii="Times New Roman" w:hAnsi="Times New Roman" w:cs="Times New Roman"/>
          <w:b w:val="0"/>
          <w:sz w:val="18"/>
          <w:szCs w:val="18"/>
        </w:rPr>
        <w:t xml:space="preserve">mutants </w:t>
      </w:r>
      <w:r w:rsidR="002C41F0">
        <w:rPr>
          <w:rFonts w:ascii="Times New Roman" w:hAnsi="Times New Roman" w:cs="Times New Roman"/>
          <w:b w:val="0"/>
          <w:sz w:val="18"/>
          <w:szCs w:val="18"/>
        </w:rPr>
        <w:t>from</w:t>
      </w:r>
      <w:r w:rsidR="002C41F0" w:rsidRPr="0043174B">
        <w:rPr>
          <w:rFonts w:ascii="Times New Roman" w:hAnsi="Times New Roman" w:cs="Times New Roman"/>
          <w:b w:val="0"/>
          <w:sz w:val="18"/>
          <w:szCs w:val="18"/>
        </w:rPr>
        <w:t xml:space="preserve"> these previous studies</w:t>
      </w:r>
      <w:r w:rsidR="002C41F0">
        <w:rPr>
          <w:rFonts w:ascii="Times New Roman" w:hAnsi="Times New Roman" w:cs="Times New Roman"/>
          <w:b w:val="0"/>
          <w:sz w:val="18"/>
          <w:szCs w:val="18"/>
        </w:rPr>
        <w:t xml:space="preserve"> </w:t>
      </w:r>
      <w:r w:rsidR="002C41F0" w:rsidRPr="0043174B">
        <w:rPr>
          <w:rFonts w:ascii="Times New Roman" w:hAnsi="Times New Roman" w:cs="Times New Roman"/>
          <w:b w:val="0"/>
          <w:sz w:val="18"/>
          <w:szCs w:val="18"/>
        </w:rPr>
        <w:t xml:space="preserve">where small amino acids had been changed to large amino acids </w:t>
      </w:r>
      <w:r w:rsidR="002C41F0">
        <w:rPr>
          <w:rFonts w:ascii="Times New Roman" w:hAnsi="Times New Roman" w:cs="Times New Roman"/>
          <w:b w:val="0"/>
          <w:sz w:val="18"/>
          <w:szCs w:val="18"/>
        </w:rPr>
        <w:t xml:space="preserve">could potentially compensate for this change in substrate size. The one mutant we tested that deviated from this targeted search </w:t>
      </w:r>
      <w:r w:rsidRPr="0043174B">
        <w:rPr>
          <w:rFonts w:ascii="Times New Roman" w:hAnsi="Times New Roman" w:cs="Times New Roman"/>
          <w:b w:val="0"/>
          <w:sz w:val="18"/>
          <w:szCs w:val="18"/>
        </w:rPr>
        <w:t>was V106A, which was previously identified as the best mutant for oxidation of trichloroethylene.</w:t>
      </w:r>
    </w:p>
    <w:p w14:paraId="222C16C1" w14:textId="539C581C" w:rsidR="0043174B" w:rsidRDefault="003A09F8"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A selected</w:t>
      </w:r>
      <w:r w:rsidR="0043174B" w:rsidRPr="0043174B">
        <w:rPr>
          <w:rFonts w:ascii="Times New Roman" w:hAnsi="Times New Roman" w:cs="Times New Roman"/>
          <w:b w:val="0"/>
          <w:sz w:val="18"/>
          <w:szCs w:val="18"/>
        </w:rPr>
        <w:t xml:space="preserve"> panel of 12 mutants were each grown in </w:t>
      </w:r>
      <w:r w:rsidR="0043174B" w:rsidRPr="002C41F0">
        <w:rPr>
          <w:rFonts w:ascii="Times New Roman" w:hAnsi="Times New Roman" w:cs="Times New Roman"/>
          <w:b w:val="0"/>
          <w:i/>
          <w:sz w:val="18"/>
          <w:szCs w:val="18"/>
        </w:rPr>
        <w:t>E. coli</w:t>
      </w:r>
      <w:r w:rsidR="0043174B" w:rsidRPr="0043174B">
        <w:rPr>
          <w:rFonts w:ascii="Times New Roman" w:hAnsi="Times New Roman" w:cs="Times New Roman"/>
          <w:b w:val="0"/>
          <w:sz w:val="18"/>
          <w:szCs w:val="18"/>
        </w:rPr>
        <w:t xml:space="preserve"> TG1 as overnight cultures, and then resuspended in pH 7.4 phosphate buffered saline at an OD of 10. In gas-tight 1.5 mL vials 0.5 mL of cells were added, and the headspace was purged with 1.5% ethylene in air, resulting in 0.7 mM ethylene in the headspace. The cells were incubated at 37 ˚C while mixing for 24 hours, after which the headspace was </w:t>
      </w:r>
      <w:r w:rsidR="00EE3A15" w:rsidRPr="0043174B">
        <w:rPr>
          <w:rFonts w:ascii="Times New Roman" w:hAnsi="Times New Roman" w:cs="Times New Roman"/>
          <w:b w:val="0"/>
          <w:sz w:val="18"/>
          <w:szCs w:val="18"/>
        </w:rPr>
        <w:t>analysed</w:t>
      </w:r>
      <w:r w:rsidR="0043174B" w:rsidRPr="0043174B">
        <w:rPr>
          <w:rFonts w:ascii="Times New Roman" w:hAnsi="Times New Roman" w:cs="Times New Roman"/>
          <w:b w:val="0"/>
          <w:sz w:val="18"/>
          <w:szCs w:val="18"/>
        </w:rPr>
        <w:t xml:space="preserve"> using GC-FID to detect the fraction of ethylene remaining and if ethylene oxide was produced. As </w:t>
      </w:r>
      <w:r w:rsidR="0043174B" w:rsidRPr="0043174B">
        <w:rPr>
          <w:rFonts w:ascii="Times New Roman" w:hAnsi="Times New Roman" w:cs="Times New Roman"/>
          <w:b w:val="0"/>
          <w:sz w:val="18"/>
          <w:szCs w:val="18"/>
        </w:rPr>
        <w:lastRenderedPageBreak/>
        <w:t>illustrated in Figure 2, while the native TOM did not utilize ethylene</w:t>
      </w:r>
      <w:ins w:id="31" w:author="Alex" w:date="2014-11-02T12:11:00Z">
        <w:r w:rsidR="00593BA5">
          <w:rPr>
            <w:rFonts w:ascii="Times New Roman" w:hAnsi="Times New Roman" w:cs="Times New Roman"/>
            <w:b w:val="0"/>
            <w:sz w:val="18"/>
            <w:szCs w:val="18"/>
          </w:rPr>
          <w:t>,</w:t>
        </w:r>
      </w:ins>
      <w:r w:rsidR="0043174B" w:rsidRPr="0043174B">
        <w:rPr>
          <w:rFonts w:ascii="Times New Roman" w:hAnsi="Times New Roman" w:cs="Times New Roman"/>
          <w:b w:val="0"/>
          <w:sz w:val="18"/>
          <w:szCs w:val="18"/>
        </w:rPr>
        <w:t xml:space="preserve"> there were </w:t>
      </w:r>
      <w:del w:id="32" w:author="Alex" w:date="2014-11-02T12:11:00Z">
        <w:r w:rsidR="0043174B" w:rsidRPr="0043174B" w:rsidDel="00593BA5">
          <w:rPr>
            <w:rFonts w:ascii="Times New Roman" w:hAnsi="Times New Roman" w:cs="Times New Roman"/>
            <w:b w:val="0"/>
            <w:sz w:val="18"/>
            <w:szCs w:val="18"/>
          </w:rPr>
          <w:delText xml:space="preserve">several </w:delText>
        </w:r>
      </w:del>
      <w:ins w:id="33" w:author="Alex" w:date="2014-11-02T12:11:00Z">
        <w:r w:rsidR="00593BA5">
          <w:rPr>
            <w:rFonts w:ascii="Times New Roman" w:hAnsi="Times New Roman" w:cs="Times New Roman"/>
            <w:b w:val="0"/>
            <w:sz w:val="18"/>
            <w:szCs w:val="18"/>
          </w:rPr>
          <w:t>two</w:t>
        </w:r>
        <w:r w:rsidR="00593BA5"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mutants that utilized &gt;99% of the ethylene present. Furthermore, the major product detected in these biotranformations was ethylene oxide.</w:t>
      </w:r>
      <w:r>
        <w:rPr>
          <w:rFonts w:ascii="Times New Roman" w:hAnsi="Times New Roman" w:cs="Times New Roman"/>
          <w:b w:val="0"/>
          <w:sz w:val="18"/>
          <w:szCs w:val="18"/>
        </w:rPr>
        <w:t xml:space="preserve"> </w:t>
      </w:r>
      <w:r w:rsidRPr="0043174B">
        <w:rPr>
          <w:rFonts w:ascii="Times New Roman" w:hAnsi="Times New Roman" w:cs="Times New Roman"/>
          <w:b w:val="0"/>
          <w:sz w:val="18"/>
          <w:szCs w:val="18"/>
        </w:rPr>
        <w:t>Based on analytical standards</w:t>
      </w:r>
      <w:r>
        <w:rPr>
          <w:rFonts w:ascii="Times New Roman" w:hAnsi="Times New Roman" w:cs="Times New Roman"/>
          <w:b w:val="0"/>
          <w:sz w:val="18"/>
          <w:szCs w:val="18"/>
        </w:rPr>
        <w:t>,</w:t>
      </w:r>
      <w:r w:rsidRPr="0043174B">
        <w:rPr>
          <w:rFonts w:ascii="Times New Roman" w:hAnsi="Times New Roman" w:cs="Times New Roman"/>
          <w:b w:val="0"/>
          <w:sz w:val="18"/>
          <w:szCs w:val="18"/>
        </w:rPr>
        <w:t xml:space="preserve"> as little as 5 μM ethylene oxide in a whole cell biotransformation over a period of 24</w:t>
      </w:r>
      <w:r>
        <w:rPr>
          <w:rFonts w:ascii="Times New Roman" w:hAnsi="Times New Roman" w:cs="Times New Roman"/>
          <w:b w:val="0"/>
          <w:sz w:val="18"/>
          <w:szCs w:val="18"/>
        </w:rPr>
        <w:t xml:space="preserve"> hours could have been detected.</w:t>
      </w:r>
    </w:p>
    <w:p w14:paraId="733B8A11" w14:textId="35113862" w:rsidR="0043174B" w:rsidRDefault="002C41F0" w:rsidP="003A09F8">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6672" behindDoc="0" locked="0" layoutInCell="1" allowOverlap="1" wp14:anchorId="65B29E7E" wp14:editId="1ED168F9">
                <wp:simplePos x="0" y="0"/>
                <wp:positionH relativeFrom="margin">
                  <wp:align>left</wp:align>
                </wp:positionH>
                <wp:positionV relativeFrom="margin">
                  <wp:align>top</wp:align>
                </wp:positionV>
                <wp:extent cx="3172460" cy="3143250"/>
                <wp:effectExtent l="0" t="0" r="2540" b="6350"/>
                <wp:wrapSquare wrapText="bothSides"/>
                <wp:docPr id="8" name="Group 8"/>
                <wp:cNvGraphicFramePr/>
                <a:graphic xmlns:a="http://schemas.openxmlformats.org/drawingml/2006/main">
                  <a:graphicData uri="http://schemas.microsoft.com/office/word/2010/wordprocessingGroup">
                    <wpg:wgp>
                      <wpg:cNvGrpSpPr/>
                      <wpg:grpSpPr>
                        <a:xfrm>
                          <a:off x="0" y="0"/>
                          <a:ext cx="3172460" cy="3143250"/>
                          <a:chOff x="0" y="243691"/>
                          <a:chExt cx="3172460" cy="3143399"/>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t="7692"/>
                          <a:stretch/>
                        </pic:blipFill>
                        <pic:spPr>
                          <a:xfrm>
                            <a:off x="2540" y="243691"/>
                            <a:ext cx="3168015" cy="2924324"/>
                          </a:xfrm>
                          <a:prstGeom prst="rect">
                            <a:avLst/>
                          </a:prstGeom>
                        </pic:spPr>
                      </pic:pic>
                      <wps:wsp>
                        <wps:cNvPr id="7" name="Text Box 7"/>
                        <wps:cNvSpPr txBox="1"/>
                        <wps:spPr>
                          <a:xfrm>
                            <a:off x="0" y="3044190"/>
                            <a:ext cx="317246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A64BF" w14:textId="779FF4C0" w:rsidR="004F60A2" w:rsidRPr="00BF2F61" w:rsidRDefault="004F60A2"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8" o:spid="_x0000_s1029" style="position:absolute;left:0;text-align:left;margin-left:0;margin-top:0;width:249.8pt;height:247.5pt;z-index:251676672;mso-position-horizontal:left;mso-position-horizontal-relative:margin;mso-position-vertical:top;mso-position-vertical-relative:margin" coordorigin=",243691" coordsize="3172460,314339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">
                <v:shape id="Picture 2" o:spid="_x0000_s1030" type="#_x0000_t75" style="position:absolute;left:2540;top:243691;width:3168015;height:29243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ix&#10;2dzEAAAA2gAAAA8AAABkcnMvZG93bnJldi54bWxEj0FrwkAUhO+F/oflCb01G1OQNrqKCqWiJ1MV&#10;vT2yzyQ2+zZkV43/3hWEHoeZ+YYZTTpTiwu1rrKsoB/FIIhzqysuFGx+v98/QTiPrLG2TApu5GAy&#10;fn0ZYartldd0yXwhAoRdigpK75tUSpeXZNBFtiEO3tG2Bn2QbSF1i9cAN7VM4nggDVYcFkpsaF5S&#10;/pedjYLZ/uP4ky33X7vVYFu5ODkdGnlS6q3XTYcgPHX+P/xsL7SCBB5Xwg2Q4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ix2dzEAAAA2gAAAA8AAAAAAAAAAAAAAAAAnAIA&#10;AGRycy9kb3ducmV2LnhtbFBLBQYAAAAABAAEAPcAAACNAwAAAAA=&#10;">
                  <v:imagedata r:id="rId18" o:title="" croptop="5041f"/>
                  <v:path arrowok="t"/>
                </v:shape>
                <v:shape id="Text Box 7" o:spid="_x0000_s1031" type="#_x0000_t202" style="position:absolute;top:3044190;width:317246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F2A64BF" w14:textId="779FF4C0" w:rsidR="00E66981" w:rsidRPr="00BF2F61" w:rsidRDefault="00E66981"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proofErr w:type="gramStart"/>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w:t>
                        </w:r>
                        <w:proofErr w:type="gramEnd"/>
                        <w:r w:rsidRPr="0089117F">
                          <w:rPr>
                            <w:rFonts w:ascii="Times New Roman" w:hAnsi="Times New Roman" w:cs="Times New Roman"/>
                            <w:b w:val="0"/>
                            <w:sz w:val="18"/>
                            <w:szCs w:val="18"/>
                            <w:lang w:val="en-US"/>
                          </w:rPr>
                          <w:t xml:space="preserve"> </w:t>
                        </w:r>
                      </w:p>
                    </w:txbxContent>
                  </v:textbox>
                </v:shape>
                <w10:wrap type="square" anchorx="margin" anchory="margin"/>
              </v:group>
            </w:pict>
          </mc:Fallback>
        </mc:AlternateContent>
      </w:r>
      <w:r w:rsidR="00BF2F61">
        <w:rPr>
          <w:rFonts w:ascii="Times New Roman" w:hAnsi="Times New Roman" w:cs="Times New Roman"/>
          <w:b w:val="0"/>
          <w:noProof/>
          <w:sz w:val="18"/>
          <w:szCs w:val="18"/>
          <w:lang w:val="en-US"/>
        </w:rPr>
        <mc:AlternateContent>
          <mc:Choice Requires="wpg">
            <w:drawing>
              <wp:anchor distT="0" distB="0" distL="114300" distR="114300" simplePos="0" relativeHeight="251666432" behindDoc="0" locked="0" layoutInCell="1" allowOverlap="1" wp14:anchorId="2DB1DEDD" wp14:editId="19E79067">
                <wp:simplePos x="0" y="0"/>
                <wp:positionH relativeFrom="margin">
                  <wp:align>center</wp:align>
                </wp:positionH>
                <wp:positionV relativeFrom="margin">
                  <wp:align>bottom</wp:align>
                </wp:positionV>
                <wp:extent cx="6401435" cy="2000250"/>
                <wp:effectExtent l="0" t="0" r="0" b="6350"/>
                <wp:wrapSquare wrapText="bothSides"/>
                <wp:docPr id="6" name="Group 6"/>
                <wp:cNvGraphicFramePr/>
                <a:graphic xmlns:a="http://schemas.openxmlformats.org/drawingml/2006/main">
                  <a:graphicData uri="http://schemas.microsoft.com/office/word/2010/wordprocessingGroup">
                    <wpg:wgp>
                      <wpg:cNvGrpSpPr/>
                      <wpg:grpSpPr>
                        <a:xfrm>
                          <a:off x="0" y="0"/>
                          <a:ext cx="6401435" cy="2000250"/>
                          <a:chOff x="0" y="0"/>
                          <a:chExt cx="6401435" cy="2000250"/>
                        </a:xfrm>
                      </wpg:grpSpPr>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1614170"/>
                          </a:xfrm>
                          <a:prstGeom prst="rect">
                            <a:avLst/>
                          </a:prstGeom>
                        </pic:spPr>
                      </pic:pic>
                      <wps:wsp>
                        <wps:cNvPr id="5" name="Text Box 5"/>
                        <wps:cNvSpPr txBox="1"/>
                        <wps:spPr>
                          <a:xfrm>
                            <a:off x="635" y="1568450"/>
                            <a:ext cx="6400800" cy="43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05D405" w14:textId="62204E0B" w:rsidR="004F60A2" w:rsidRPr="00BF2F61" w:rsidRDefault="004F60A2"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(center) and A113F (right). Irons (orange spheres) are shown with coordinating residues. Mutated residues are colored blue (106) and gold (113).</w:t>
                              </w:r>
                              <w:r>
                                <w:rPr>
                                  <w:rFonts w:ascii="Times New Roman" w:hAnsi="Times New Roman" w:cs="Times New Roman"/>
                                  <w:b w:val="0"/>
                                  <w:sz w:val="18"/>
                                  <w:szCs w:val="18"/>
                                </w:rPr>
                                <w:t xml:space="preserve"> Figures were generated with PyMol v. XXX [Cite]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32" style="position:absolute;left:0;text-align:left;margin-left:0;margin-top:0;width:504.05pt;height:157.5pt;z-index:251666432;mso-position-horizontal:center;mso-position-horizontal-relative:margin;mso-position-vertical:bottom;mso-position-vertical-relative:margin" coordsize="6401435,20002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">
                <v:shape id="Picture 19" o:spid="_x0000_s1033" type="#_x0000_t75" style="position:absolute;width:6400800;height:1614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S&#10;mv/CAAAA2wAAAA8AAABkcnMvZG93bnJldi54bWxET02LwjAQvQv7H8IIXmRN9bBoNYqsCuJNLQt7&#10;G5uxLTaTmkSt++s3C8Le5vE+Z7ZoTS3u5HxlWcFwkIAgzq2uuFCQHTfvYxA+IGusLZOCJ3lYzN86&#10;M0y1ffCe7odQiBjCPkUFZQhNKqXPSzLoB7YhjtzZOoMhQldI7fARw00tR0nyIQ1WHBtKbOizpPxy&#10;uBkFux93peekf62yer36Pn71T9n+plSv2y6nIAK14V/8cm91nD+Bv1/iAXL+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Epr/wgAAANsAAAAPAAAAAAAAAAAAAAAAAJwCAABk&#10;cnMvZG93bnJldi54bWxQSwUGAAAAAAQABAD3AAAAiwMAAAAA&#10;">
                  <v:imagedata r:id="rId20" o:title=""/>
                  <v:path arrowok="t"/>
                </v:shape>
                <v:shape id="Text Box 5" o:spid="_x0000_s1034" type="#_x0000_t202" style="position:absolute;left:635;top:1568450;width:64008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7005D405" w14:textId="62204E0B" w:rsidR="00E66981" w:rsidRPr="00BF2F61" w:rsidRDefault="00E66981"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proofErr w:type="gramStart"/>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w:t>
                        </w:r>
                        <w:proofErr w:type="spellStart"/>
                        <w:r w:rsidRPr="00593364">
                          <w:rPr>
                            <w:rFonts w:ascii="Times New Roman" w:hAnsi="Times New Roman" w:cs="Times New Roman"/>
                            <w:b w:val="0"/>
                            <w:sz w:val="18"/>
                            <w:szCs w:val="18"/>
                          </w:rPr>
                          <w:t>center</w:t>
                        </w:r>
                        <w:proofErr w:type="spellEnd"/>
                        <w:r w:rsidRPr="00593364">
                          <w:rPr>
                            <w:rFonts w:ascii="Times New Roman" w:hAnsi="Times New Roman" w:cs="Times New Roman"/>
                            <w:b w:val="0"/>
                            <w:sz w:val="18"/>
                            <w:szCs w:val="18"/>
                          </w:rPr>
                          <w:t>) and A113F (right).</w:t>
                        </w:r>
                        <w:proofErr w:type="gramEnd"/>
                        <w:r w:rsidRPr="00593364">
                          <w:rPr>
                            <w:rFonts w:ascii="Times New Roman" w:hAnsi="Times New Roman" w:cs="Times New Roman"/>
                            <w:b w:val="0"/>
                            <w:sz w:val="18"/>
                            <w:szCs w:val="18"/>
                          </w:rPr>
                          <w:t xml:space="preserve"> Irons (orange spheres) are shown with coordinating residues. Mutated residues are </w:t>
                        </w:r>
                        <w:proofErr w:type="spellStart"/>
                        <w:r w:rsidRPr="00593364">
                          <w:rPr>
                            <w:rFonts w:ascii="Times New Roman" w:hAnsi="Times New Roman" w:cs="Times New Roman"/>
                            <w:b w:val="0"/>
                            <w:sz w:val="18"/>
                            <w:szCs w:val="18"/>
                          </w:rPr>
                          <w:t>colored</w:t>
                        </w:r>
                        <w:proofErr w:type="spellEnd"/>
                        <w:r w:rsidRPr="00593364">
                          <w:rPr>
                            <w:rFonts w:ascii="Times New Roman" w:hAnsi="Times New Roman" w:cs="Times New Roman"/>
                            <w:b w:val="0"/>
                            <w:sz w:val="18"/>
                            <w:szCs w:val="18"/>
                          </w:rPr>
                          <w:t xml:space="preserve"> blue (106) and gold (113).</w:t>
                        </w:r>
                        <w:r>
                          <w:rPr>
                            <w:rFonts w:ascii="Times New Roman" w:hAnsi="Times New Roman" w:cs="Times New Roman"/>
                            <w:b w:val="0"/>
                            <w:sz w:val="18"/>
                            <w:szCs w:val="18"/>
                          </w:rPr>
                          <w:t xml:space="preserve"> Figures were generated with </w:t>
                        </w:r>
                        <w:proofErr w:type="spellStart"/>
                        <w:r>
                          <w:rPr>
                            <w:rFonts w:ascii="Times New Roman" w:hAnsi="Times New Roman" w:cs="Times New Roman"/>
                            <w:b w:val="0"/>
                            <w:sz w:val="18"/>
                            <w:szCs w:val="18"/>
                          </w:rPr>
                          <w:t>PyMol</w:t>
                        </w:r>
                        <w:proofErr w:type="spellEnd"/>
                        <w:r>
                          <w:rPr>
                            <w:rFonts w:ascii="Times New Roman" w:hAnsi="Times New Roman" w:cs="Times New Roman"/>
                            <w:b w:val="0"/>
                            <w:sz w:val="18"/>
                            <w:szCs w:val="18"/>
                          </w:rPr>
                          <w:t xml:space="preserve"> v. XXX [Cite]</w:t>
                        </w:r>
                      </w:p>
                    </w:txbxContent>
                  </v:textbox>
                </v:shape>
                <w10:wrap type="square" anchorx="margin" anchory="margin"/>
              </v:group>
            </w:pict>
          </mc:Fallback>
        </mc:AlternateContent>
      </w:r>
      <w:r w:rsidR="0043174B" w:rsidRPr="0043174B">
        <w:rPr>
          <w:rFonts w:ascii="Times New Roman" w:hAnsi="Times New Roman" w:cs="Times New Roman"/>
          <w:b w:val="0"/>
          <w:sz w:val="18"/>
          <w:szCs w:val="18"/>
        </w:rPr>
        <w:t xml:space="preserve">The most active mutants in the screen, A113F and V106F, were further characterized for ethylene oxide production. The equivalent procedure as described was carried out, however headspace was measured from a series of samples produced in parallel at 30, 100, and 220 minutes. As illustrated in Figure 3, mutant A113F </w:t>
      </w:r>
      <w:r w:rsidR="0043174B" w:rsidRPr="0043174B">
        <w:rPr>
          <w:rFonts w:ascii="Times New Roman" w:hAnsi="Times New Roman" w:cs="Times New Roman"/>
          <w:b w:val="0"/>
          <w:sz w:val="18"/>
          <w:szCs w:val="18"/>
        </w:rPr>
        <w:lastRenderedPageBreak/>
        <w:t>quantitatively converted &gt;99% of ethylene into ethylene oxide in less than 4 hours</w:t>
      </w:r>
      <w:r w:rsidR="00204F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2A3A22">
        <w:rPr>
          <w:rFonts w:ascii="Times New Roman" w:hAnsi="Times New Roman" w:cs="Times New Roman"/>
          <w:b w:val="0"/>
          <w:sz w:val="18"/>
          <w:szCs w:val="18"/>
        </w:rPr>
        <w:t>Using a first-order rate equation</w:t>
      </w:r>
      <w:r w:rsidR="00B04832">
        <w:rPr>
          <w:rFonts w:ascii="Times New Roman" w:hAnsi="Times New Roman" w:cs="Times New Roman"/>
          <w:b w:val="0"/>
          <w:sz w:val="18"/>
          <w:szCs w:val="18"/>
        </w:rPr>
        <w:t>,</w:t>
      </w:r>
      <w:r w:rsidR="002A3A22">
        <w:rPr>
          <w:rFonts w:ascii="Times New Roman" w:hAnsi="Times New Roman" w:cs="Times New Roman"/>
          <w:b w:val="0"/>
          <w:sz w:val="18"/>
          <w:szCs w:val="18"/>
        </w:rPr>
        <w:t xml:space="preserve"> w</w:t>
      </w:r>
      <w:r w:rsidR="0043174B" w:rsidRPr="0043174B">
        <w:rPr>
          <w:rFonts w:ascii="Times New Roman" w:hAnsi="Times New Roman" w:cs="Times New Roman"/>
          <w:b w:val="0"/>
          <w:sz w:val="18"/>
          <w:szCs w:val="18"/>
        </w:rPr>
        <w:t xml:space="preserve">e calculated a steady-state rate </w:t>
      </w:r>
      <w:r w:rsidR="00D504A7">
        <w:rPr>
          <w:rFonts w:ascii="Times New Roman" w:hAnsi="Times New Roman" w:cs="Times New Roman"/>
          <w:b w:val="0"/>
          <w:sz w:val="18"/>
          <w:szCs w:val="18"/>
        </w:rPr>
        <w:t xml:space="preserve">of </w:t>
      </w:r>
      <w:r w:rsidR="00DB563E">
        <w:rPr>
          <w:rFonts w:ascii="Times New Roman" w:hAnsi="Times New Roman" w:cs="Times New Roman"/>
          <w:b w:val="0"/>
          <w:sz w:val="18"/>
          <w:szCs w:val="18"/>
        </w:rPr>
        <w:t>19,</w:t>
      </w:r>
      <w:ins w:id="34" w:author="Steve" w:date="2014-10-31T14:57:00Z">
        <w:r w:rsidR="006E04E0">
          <w:rPr>
            <w:rFonts w:ascii="Times New Roman" w:hAnsi="Times New Roman" w:cs="Times New Roman"/>
            <w:b w:val="0"/>
            <w:sz w:val="18"/>
            <w:szCs w:val="18"/>
          </w:rPr>
          <w:t>00</w:t>
        </w:r>
      </w:ins>
      <w:del w:id="35" w:author="Steve" w:date="2014-10-31T14:57:00Z">
        <w:r w:rsidR="00DB563E" w:rsidDel="006E04E0">
          <w:rPr>
            <w:rFonts w:ascii="Times New Roman" w:hAnsi="Times New Roman" w:cs="Times New Roman"/>
            <w:b w:val="0"/>
            <w:sz w:val="18"/>
            <w:szCs w:val="18"/>
          </w:rPr>
          <w:delText>45</w:delText>
        </w:r>
      </w:del>
      <w:r w:rsidR="0043174B" w:rsidRPr="0043174B">
        <w:rPr>
          <w:rFonts w:ascii="Times New Roman" w:hAnsi="Times New Roman" w:cs="Times New Roman"/>
          <w:b w:val="0"/>
          <w:sz w:val="18"/>
          <w:szCs w:val="18"/>
        </w:rPr>
        <w:t>0</w:t>
      </w:r>
      <w:r w:rsidR="009B6A35">
        <w:rPr>
          <w:rFonts w:ascii="Times New Roman" w:hAnsi="Times New Roman" w:cs="Times New Roman"/>
          <w:b w:val="0"/>
          <w:sz w:val="18"/>
          <w:szCs w:val="18"/>
        </w:rPr>
        <w:t xml:space="preserve"> ± 2</w:t>
      </w:r>
      <w:r w:rsidR="00FB3B27">
        <w:rPr>
          <w:rFonts w:ascii="Times New Roman" w:hAnsi="Times New Roman" w:cs="Times New Roman"/>
          <w:b w:val="0"/>
          <w:sz w:val="18"/>
          <w:szCs w:val="18"/>
        </w:rPr>
        <w:t>,</w:t>
      </w:r>
      <w:r w:rsidR="009B6A35">
        <w:rPr>
          <w:rFonts w:ascii="Times New Roman" w:hAnsi="Times New Roman" w:cs="Times New Roman"/>
          <w:b w:val="0"/>
          <w:sz w:val="18"/>
          <w:szCs w:val="18"/>
        </w:rPr>
        <w:t>000</w:t>
      </w:r>
      <w:r w:rsidR="0043174B" w:rsidRPr="0043174B">
        <w:rPr>
          <w:rFonts w:ascii="Times New Roman" w:hAnsi="Times New Roman" w:cs="Times New Roman"/>
          <w:b w:val="0"/>
          <w:sz w:val="18"/>
          <w:szCs w:val="18"/>
        </w:rPr>
        <w:t xml:space="preserve"> nM/min for </w:t>
      </w:r>
      <w:r w:rsidR="009F50A4">
        <w:rPr>
          <w:rFonts w:ascii="Times New Roman" w:hAnsi="Times New Roman" w:cs="Times New Roman"/>
          <w:b w:val="0"/>
          <w:sz w:val="18"/>
          <w:szCs w:val="18"/>
        </w:rPr>
        <w:t xml:space="preserve">this </w:t>
      </w:r>
      <w:r w:rsidR="0043174B" w:rsidRPr="0043174B">
        <w:rPr>
          <w:rFonts w:ascii="Times New Roman" w:hAnsi="Times New Roman" w:cs="Times New Roman"/>
          <w:b w:val="0"/>
          <w:sz w:val="18"/>
          <w:szCs w:val="18"/>
        </w:rPr>
        <w:t>mutant</w:t>
      </w:r>
      <w:r w:rsidR="009F50A4">
        <w:rPr>
          <w:rFonts w:ascii="Times New Roman" w:hAnsi="Times New Roman" w:cs="Times New Roman"/>
          <w:b w:val="0"/>
          <w:sz w:val="18"/>
          <w:szCs w:val="18"/>
        </w:rPr>
        <w:t>. For mutant V106F</w:t>
      </w:r>
      <w:r w:rsidR="00A17A6E">
        <w:rPr>
          <w:rFonts w:ascii="Times New Roman" w:hAnsi="Times New Roman" w:cs="Times New Roman"/>
          <w:b w:val="0"/>
          <w:sz w:val="18"/>
          <w:szCs w:val="18"/>
        </w:rPr>
        <w:t>,</w:t>
      </w:r>
      <w:r w:rsidR="009F50A4">
        <w:rPr>
          <w:rFonts w:ascii="Times New Roman" w:hAnsi="Times New Roman" w:cs="Times New Roman"/>
          <w:b w:val="0"/>
          <w:sz w:val="18"/>
          <w:szCs w:val="18"/>
        </w:rPr>
        <w:t xml:space="preserve"> a</w:t>
      </w:r>
      <w:r w:rsidR="0043174B" w:rsidRPr="0043174B">
        <w:rPr>
          <w:rFonts w:ascii="Times New Roman" w:hAnsi="Times New Roman" w:cs="Times New Roman"/>
          <w:b w:val="0"/>
          <w:sz w:val="18"/>
          <w:szCs w:val="18"/>
        </w:rPr>
        <w:t xml:space="preserve"> rate of </w:t>
      </w:r>
      <w:r w:rsidR="0071528A">
        <w:rPr>
          <w:rFonts w:ascii="Times New Roman" w:hAnsi="Times New Roman" w:cs="Times New Roman"/>
          <w:b w:val="0"/>
          <w:sz w:val="18"/>
          <w:szCs w:val="18"/>
        </w:rPr>
        <w:t>600</w:t>
      </w:r>
      <w:r w:rsidR="0043174B" w:rsidRPr="0043174B">
        <w:rPr>
          <w:rFonts w:ascii="Times New Roman" w:hAnsi="Times New Roman" w:cs="Times New Roman"/>
          <w:b w:val="0"/>
          <w:sz w:val="18"/>
          <w:szCs w:val="18"/>
        </w:rPr>
        <w:t xml:space="preserve"> </w:t>
      </w:r>
      <w:r w:rsidR="00321B4A">
        <w:rPr>
          <w:rFonts w:ascii="Times New Roman" w:hAnsi="Times New Roman" w:cs="Times New Roman"/>
          <w:b w:val="0"/>
          <w:sz w:val="18"/>
          <w:szCs w:val="18"/>
        </w:rPr>
        <w:t xml:space="preserve">± 70 </w:t>
      </w:r>
      <w:r w:rsidR="0043174B" w:rsidRPr="0043174B">
        <w:rPr>
          <w:rFonts w:ascii="Times New Roman" w:hAnsi="Times New Roman" w:cs="Times New Roman"/>
          <w:b w:val="0"/>
          <w:sz w:val="18"/>
          <w:szCs w:val="18"/>
        </w:rPr>
        <w:t xml:space="preserve">nM/min </w:t>
      </w:r>
      <w:r w:rsidR="009F50A4">
        <w:rPr>
          <w:rFonts w:ascii="Times New Roman" w:hAnsi="Times New Roman" w:cs="Times New Roman"/>
          <w:b w:val="0"/>
          <w:sz w:val="18"/>
          <w:szCs w:val="18"/>
        </w:rPr>
        <w:t xml:space="preserve">was determined using a linear fit. </w:t>
      </w:r>
      <w:r w:rsidR="0043174B" w:rsidRPr="0043174B">
        <w:rPr>
          <w:rFonts w:ascii="Times New Roman" w:hAnsi="Times New Roman" w:cs="Times New Roman"/>
          <w:b w:val="0"/>
          <w:sz w:val="18"/>
          <w:szCs w:val="18"/>
        </w:rPr>
        <w:t>Therefore, the single mutant A113F enhanced activity by &gt;</w:t>
      </w:r>
      <w:r w:rsidR="00E753F1">
        <w:rPr>
          <w:rFonts w:ascii="Times New Roman" w:hAnsi="Times New Roman" w:cs="Times New Roman"/>
          <w:b w:val="0"/>
          <w:sz w:val="18"/>
          <w:szCs w:val="18"/>
        </w:rPr>
        <w:t>5500</w:t>
      </w:r>
      <w:r w:rsidR="0043174B" w:rsidRPr="0043174B">
        <w:rPr>
          <w:rFonts w:ascii="Times New Roman" w:hAnsi="Times New Roman" w:cs="Times New Roman"/>
          <w:b w:val="0"/>
          <w:sz w:val="18"/>
          <w:szCs w:val="18"/>
        </w:rPr>
        <w:t>-fold while the single mutant V106F enhanced activity &gt;1</w:t>
      </w:r>
      <w:r w:rsidR="00D61271">
        <w:rPr>
          <w:rFonts w:ascii="Times New Roman" w:hAnsi="Times New Roman" w:cs="Times New Roman"/>
          <w:b w:val="0"/>
          <w:sz w:val="18"/>
          <w:szCs w:val="18"/>
        </w:rPr>
        <w:t>70</w:t>
      </w:r>
      <w:r w:rsidR="003A09F8">
        <w:rPr>
          <w:rFonts w:ascii="Times New Roman" w:hAnsi="Times New Roman" w:cs="Times New Roman"/>
          <w:b w:val="0"/>
          <w:sz w:val="18"/>
          <w:szCs w:val="18"/>
        </w:rPr>
        <w:t>-fold, relative to the native TOM which was below our detection limit of 3.5 nM/min (i.e. 5</w:t>
      </w:r>
      <w:r w:rsidR="003A09F8" w:rsidRPr="0043174B">
        <w:rPr>
          <w:rFonts w:ascii="Times New Roman" w:hAnsi="Times New Roman" w:cs="Times New Roman"/>
          <w:b w:val="0"/>
          <w:sz w:val="18"/>
          <w:szCs w:val="18"/>
        </w:rPr>
        <w:t xml:space="preserve"> μM</w:t>
      </w:r>
      <w:r w:rsidR="003A09F8">
        <w:rPr>
          <w:rFonts w:ascii="Times New Roman" w:hAnsi="Times New Roman" w:cs="Times New Roman"/>
          <w:b w:val="0"/>
          <w:sz w:val="18"/>
          <w:szCs w:val="18"/>
        </w:rPr>
        <w:t xml:space="preserve"> </w:t>
      </w:r>
      <w:r w:rsidR="003A09F8" w:rsidRPr="0043174B">
        <w:rPr>
          <w:rFonts w:ascii="Times New Roman" w:hAnsi="Times New Roman" w:cs="Times New Roman"/>
          <w:b w:val="0"/>
          <w:sz w:val="18"/>
          <w:szCs w:val="18"/>
        </w:rPr>
        <w:t xml:space="preserve">ethylene oxide </w:t>
      </w:r>
      <w:r w:rsidR="003A09F8">
        <w:rPr>
          <w:rFonts w:ascii="Times New Roman" w:hAnsi="Times New Roman" w:cs="Times New Roman"/>
          <w:b w:val="0"/>
          <w:sz w:val="18"/>
          <w:szCs w:val="18"/>
        </w:rPr>
        <w:t>over 24 hours).</w:t>
      </w:r>
    </w:p>
    <w:p w14:paraId="203692ED" w14:textId="3828DDDE"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To better understand why these mutations had a significant effect on activity</w:t>
      </w:r>
      <w:ins w:id="36" w:author="Alex" w:date="2014-11-02T12:13:00Z">
        <w:r w:rsidR="00372662">
          <w:rPr>
            <w:rFonts w:ascii="Times New Roman" w:hAnsi="Times New Roman" w:cs="Times New Roman"/>
            <w:b w:val="0"/>
            <w:sz w:val="18"/>
            <w:szCs w:val="18"/>
          </w:rPr>
          <w:t>,</w:t>
        </w:r>
      </w:ins>
      <w:r w:rsidRPr="0043174B">
        <w:rPr>
          <w:rFonts w:ascii="Times New Roman" w:hAnsi="Times New Roman" w:cs="Times New Roman"/>
          <w:b w:val="0"/>
          <w:sz w:val="18"/>
          <w:szCs w:val="18"/>
        </w:rPr>
        <w:t xml:space="preserve"> </w:t>
      </w:r>
      <w:r w:rsidR="00DF7838">
        <w:rPr>
          <w:rFonts w:ascii="Times New Roman" w:hAnsi="Times New Roman" w:cs="Times New Roman"/>
          <w:b w:val="0"/>
          <w:sz w:val="18"/>
          <w:szCs w:val="18"/>
        </w:rPr>
        <w:t>we investigated how they were predicted to change the structure of the TOM active site. Since</w:t>
      </w:r>
      <w:r w:rsidRPr="0043174B">
        <w:rPr>
          <w:rFonts w:ascii="Times New Roman" w:hAnsi="Times New Roman" w:cs="Times New Roman"/>
          <w:b w:val="0"/>
          <w:sz w:val="18"/>
          <w:szCs w:val="18"/>
        </w:rPr>
        <w:t xml:space="preserve"> a crystal structure of TOM is not available</w:t>
      </w:r>
      <w:r w:rsidR="00DF7838">
        <w:rPr>
          <w:rFonts w:ascii="Times New Roman" w:hAnsi="Times New Roman" w:cs="Times New Roman"/>
          <w:b w:val="0"/>
          <w:sz w:val="18"/>
          <w:szCs w:val="18"/>
        </w:rPr>
        <w:t xml:space="preserve"> we used </w:t>
      </w:r>
      <w:r w:rsidRPr="0043174B">
        <w:rPr>
          <w:rFonts w:ascii="Times New Roman" w:hAnsi="Times New Roman" w:cs="Times New Roman"/>
          <w:b w:val="0"/>
          <w:sz w:val="18"/>
          <w:szCs w:val="18"/>
        </w:rPr>
        <w:t xml:space="preserve">Rosetta-CM </w:t>
      </w:r>
      <w:r w:rsidR="00DF7838">
        <w:rPr>
          <w:rFonts w:ascii="Times New Roman" w:hAnsi="Times New Roman" w:cs="Times New Roman"/>
          <w:b w:val="0"/>
          <w:sz w:val="18"/>
          <w:szCs w:val="18"/>
        </w:rPr>
        <w:t>to build m</w:t>
      </w:r>
      <w:r w:rsidR="00DF7838" w:rsidRPr="0043174B">
        <w:rPr>
          <w:rFonts w:ascii="Times New Roman" w:hAnsi="Times New Roman" w:cs="Times New Roman"/>
          <w:b w:val="0"/>
          <w:sz w:val="18"/>
          <w:szCs w:val="18"/>
        </w:rPr>
        <w:t xml:space="preserve">olecular models </w:t>
      </w:r>
      <w:r w:rsidR="00DF7838">
        <w:rPr>
          <w:rFonts w:ascii="Times New Roman" w:hAnsi="Times New Roman" w:cs="Times New Roman"/>
          <w:b w:val="0"/>
          <w:sz w:val="18"/>
          <w:szCs w:val="18"/>
        </w:rPr>
        <w:t>of the catalytic domain for each mutant and TOM</w:t>
      </w:r>
      <w:r w:rsidR="00DF7838" w:rsidRPr="0043174B">
        <w:rPr>
          <w:rFonts w:ascii="Times New Roman" w:hAnsi="Times New Roman" w:cs="Times New Roman"/>
          <w:b w:val="0"/>
          <w:sz w:val="18"/>
          <w:szCs w:val="18"/>
        </w:rPr>
        <w:t xml:space="preserve"> </w:t>
      </w:r>
      <w:r w:rsidRPr="0043174B">
        <w:rPr>
          <w:rFonts w:ascii="Times New Roman" w:hAnsi="Times New Roman" w:cs="Times New Roman"/>
          <w:b w:val="0"/>
          <w:sz w:val="18"/>
          <w:szCs w:val="18"/>
        </w:rPr>
        <w:t>[</w:t>
      </w:r>
      <w:ins w:id="37" w:author="Alex" w:date="2014-11-02T12:13:00Z">
        <w:r w:rsidR="00372662">
          <w:rPr>
            <w:rFonts w:ascii="Times New Roman" w:hAnsi="Times New Roman" w:cs="Times New Roman"/>
            <w:b w:val="0"/>
            <w:sz w:val="18"/>
            <w:szCs w:val="18"/>
          </w:rPr>
          <w:t>7</w:t>
        </w:r>
      </w:ins>
      <w:del w:id="38" w:author="Alex" w:date="2014-11-02T12:37:00Z">
        <w:r w:rsidRPr="0043174B" w:rsidDel="00645450">
          <w:rPr>
            <w:rFonts w:ascii="Times New Roman" w:hAnsi="Times New Roman" w:cs="Times New Roman"/>
            <w:b w:val="0"/>
            <w:sz w:val="18"/>
            <w:szCs w:val="18"/>
          </w:rPr>
          <w:delText>Song</w:delText>
        </w:r>
      </w:del>
      <w:r w:rsidRPr="0043174B">
        <w:rPr>
          <w:rFonts w:ascii="Times New Roman" w:hAnsi="Times New Roman" w:cs="Times New Roman"/>
          <w:b w:val="0"/>
          <w:sz w:val="18"/>
          <w:szCs w:val="18"/>
        </w:rPr>
        <w:t xml:space="preserve">]. Three templates (PDB entries 3U52, 2INN, and 2INP) were used, </w:t>
      </w:r>
      <w:del w:id="39" w:author="Alex" w:date="2014-11-02T12:13:00Z">
        <w:r w:rsidRPr="0043174B" w:rsidDel="00675642">
          <w:rPr>
            <w:rFonts w:ascii="Times New Roman" w:hAnsi="Times New Roman" w:cs="Times New Roman"/>
            <w:b w:val="0"/>
            <w:sz w:val="18"/>
            <w:szCs w:val="18"/>
          </w:rPr>
          <w:delText xml:space="preserve">all </w:delText>
        </w:r>
      </w:del>
      <w:ins w:id="40" w:author="Alex" w:date="2014-11-02T12:13:00Z">
        <w:r w:rsidR="00675642">
          <w:rPr>
            <w:rFonts w:ascii="Times New Roman" w:hAnsi="Times New Roman" w:cs="Times New Roman"/>
            <w:b w:val="0"/>
            <w:sz w:val="18"/>
            <w:szCs w:val="18"/>
          </w:rPr>
          <w:t>each</w:t>
        </w:r>
      </w:ins>
      <w:del w:id="41" w:author="Alex" w:date="2014-11-02T12:14:00Z">
        <w:r w:rsidRPr="0043174B" w:rsidDel="00675642">
          <w:rPr>
            <w:rFonts w:ascii="Times New Roman" w:hAnsi="Times New Roman" w:cs="Times New Roman"/>
            <w:b w:val="0"/>
            <w:sz w:val="18"/>
            <w:szCs w:val="18"/>
          </w:rPr>
          <w:delText>of which were</w:delText>
        </w:r>
      </w:del>
      <w:r w:rsidRPr="0043174B">
        <w:rPr>
          <w:rFonts w:ascii="Times New Roman" w:hAnsi="Times New Roman" w:cs="Times New Roman"/>
          <w:b w:val="0"/>
          <w:sz w:val="18"/>
          <w:szCs w:val="18"/>
        </w:rPr>
        <w:t xml:space="preserve"> ~65% identical in sequence to TOM and the </w:t>
      </w:r>
      <w:commentRangeStart w:id="42"/>
      <w:r w:rsidRPr="0043174B">
        <w:rPr>
          <w:rFonts w:ascii="Times New Roman" w:hAnsi="Times New Roman" w:cs="Times New Roman"/>
          <w:b w:val="0"/>
          <w:sz w:val="18"/>
          <w:szCs w:val="18"/>
        </w:rPr>
        <w:t>mutants</w:t>
      </w:r>
      <w:commentRangeEnd w:id="42"/>
      <w:r w:rsidR="00E55B29">
        <w:rPr>
          <w:rStyle w:val="CommentReference"/>
          <w:b w:val="0"/>
        </w:rPr>
        <w:commentReference w:id="42"/>
      </w:r>
      <w:r w:rsidRPr="0043174B">
        <w:rPr>
          <w:rFonts w:ascii="Times New Roman" w:hAnsi="Times New Roman" w:cs="Times New Roman"/>
          <w:b w:val="0"/>
          <w:sz w:val="18"/>
          <w:szCs w:val="18"/>
        </w:rPr>
        <w:t>. Next, we used RosettaLigand [</w:t>
      </w:r>
      <w:ins w:id="43" w:author="Alex" w:date="2014-11-02T12:14:00Z">
        <w:r w:rsidR="00122CC0">
          <w:rPr>
            <w:rFonts w:ascii="Times New Roman" w:hAnsi="Times New Roman" w:cs="Times New Roman"/>
            <w:b w:val="0"/>
            <w:sz w:val="18"/>
            <w:szCs w:val="18"/>
          </w:rPr>
          <w:t>8</w:t>
        </w:r>
      </w:ins>
      <w:del w:id="44" w:author="Alex" w:date="2014-11-02T12:37:00Z">
        <w:r w:rsidRPr="0043174B" w:rsidDel="00645450">
          <w:rPr>
            <w:rFonts w:ascii="Times New Roman" w:hAnsi="Times New Roman" w:cs="Times New Roman"/>
            <w:b w:val="0"/>
            <w:sz w:val="18"/>
            <w:szCs w:val="18"/>
          </w:rPr>
          <w:delText>Meiler</w:delText>
        </w:r>
      </w:del>
      <w:r w:rsidRPr="0043174B">
        <w:rPr>
          <w:rFonts w:ascii="Times New Roman" w:hAnsi="Times New Roman" w:cs="Times New Roman"/>
          <w:b w:val="0"/>
          <w:sz w:val="18"/>
          <w:szCs w:val="18"/>
        </w:rPr>
        <w:t xml:space="preserve">] with functional constraints </w:t>
      </w:r>
      <w:r w:rsidR="00DF7838">
        <w:rPr>
          <w:rFonts w:ascii="Times New Roman" w:hAnsi="Times New Roman" w:cs="Times New Roman"/>
          <w:b w:val="0"/>
          <w:sz w:val="18"/>
          <w:szCs w:val="18"/>
        </w:rPr>
        <w:t xml:space="preserve">to the conserved coordinating residues </w:t>
      </w:r>
      <w:r w:rsidRPr="0043174B">
        <w:rPr>
          <w:rFonts w:ascii="Times New Roman" w:hAnsi="Times New Roman" w:cs="Times New Roman"/>
          <w:b w:val="0"/>
          <w:sz w:val="18"/>
          <w:szCs w:val="18"/>
        </w:rPr>
        <w:t xml:space="preserve">derived from the geometry of the template crystal structures to dock the iron atoms into the models. </w:t>
      </w:r>
    </w:p>
    <w:p w14:paraId="0E62A203" w14:textId="37086436" w:rsidR="00867DCE" w:rsidRPr="00C045EA" w:rsidRDefault="00645450"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5648" behindDoc="0" locked="0" layoutInCell="1" allowOverlap="1" wp14:anchorId="3DAFD1CD" wp14:editId="3033BFED">
                <wp:simplePos x="0" y="0"/>
                <wp:positionH relativeFrom="margin">
                  <wp:posOffset>27940</wp:posOffset>
                </wp:positionH>
                <wp:positionV relativeFrom="margin">
                  <wp:posOffset>3086100</wp:posOffset>
                </wp:positionV>
                <wp:extent cx="3172460" cy="1743710"/>
                <wp:effectExtent l="0" t="0" r="0" b="8890"/>
                <wp:wrapSquare wrapText="bothSides"/>
                <wp:docPr id="14" name="Group 14"/>
                <wp:cNvGraphicFramePr/>
                <a:graphic xmlns:a="http://schemas.openxmlformats.org/drawingml/2006/main">
                  <a:graphicData uri="http://schemas.microsoft.com/office/word/2010/wordprocessingGroup">
                    <wpg:wgp>
                      <wpg:cNvGrpSpPr/>
                      <wpg:grpSpPr>
                        <a:xfrm>
                          <a:off x="0" y="0"/>
                          <a:ext cx="3172460" cy="1743710"/>
                          <a:chOff x="0" y="0"/>
                          <a:chExt cx="3172460" cy="1743710"/>
                        </a:xfrm>
                      </wpg:grpSpPr>
                      <wpg:grpSp>
                        <wpg:cNvPr id="13" name="Group 13"/>
                        <wpg:cNvGrpSpPr/>
                        <wpg:grpSpPr>
                          <a:xfrm>
                            <a:off x="94615" y="0"/>
                            <a:ext cx="2982595" cy="1488440"/>
                            <a:chOff x="0" y="0"/>
                            <a:chExt cx="2982595" cy="1488440"/>
                          </a:xfrm>
                        </wpg:grpSpPr>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497330" y="1905"/>
                              <a:ext cx="1485265" cy="1485265"/>
                            </a:xfrm>
                            <a:prstGeom prst="rect">
                              <a:avLst/>
                            </a:prstGeom>
                          </pic:spPr>
                        </pic:pic>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wpg:grpSp>
                      <wps:wsp>
                        <wps:cNvPr id="12" name="Text Box 12"/>
                        <wps:cNvSpPr txBox="1"/>
                        <wps:spPr>
                          <a:xfrm>
                            <a:off x="0" y="1400810"/>
                            <a:ext cx="317246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A3F064" w14:textId="175E0549" w:rsidR="004F60A2" w:rsidRPr="00EE3A15" w:rsidRDefault="004F60A2"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r w:rsidRPr="00EE3A15">
                                <w:rPr>
                                  <w:rFonts w:ascii="Times New Roman" w:hAnsi="Times New Roman" w:cs="Times New Roman"/>
                                  <w:b w:val="0"/>
                                  <w:sz w:val="18"/>
                                  <w:szCs w:val="18"/>
                                </w:rPr>
                                <w:t xml:space="preserve">Time course of ethylene degradation (blue) and oxirane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p>
                            <w:p w14:paraId="550C3DFB" w14:textId="121A9A73" w:rsidR="004F60A2" w:rsidRPr="00BF2F61" w:rsidRDefault="004F60A2" w:rsidP="00EE3A15">
                              <w:pPr>
                                <w:pStyle w:val="04AHeading"/>
                                <w:spacing w:before="0" w:after="0"/>
                                <w:jc w:val="both"/>
                                <w:rPr>
                                  <w:rFonts w:ascii="Times New Roman" w:hAnsi="Times New Roman" w:cs="Times New Roman"/>
                                  <w:b w:val="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35" style="position:absolute;left:0;text-align:left;margin-left:2.2pt;margin-top:243pt;width:249.8pt;height:137.3pt;z-index:251675648;mso-position-horizontal-relative:margin;mso-position-vertical-relative:margin" coordsize="3172460,17437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">
                <v:group id="Group 13" o:spid="_x0000_s1036" style="position:absolute;left:94615;width:2982595;height:1488440" coordsize="2982595,1488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 id="Picture 4" o:spid="_x0000_s1037" type="#_x0000_t75" style="position:absolute;left:1497330;top:1905;width:1485265;height:1485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n&#10;Fy7DAAAA2gAAAA8AAABkcnMvZG93bnJldi54bWxEj81uwjAQhO9IvIO1SL2BA0UVSjEIgfrDMQEO&#10;va3ibZISr1PbDeHtMVIljqOZ+UazXPemER05X1tWMJ0kIIgLq2suFRwPb+MFCB+QNTaWScGVPKxX&#10;w8ESU20vnFGXh1JECPsUFVQhtKmUvqjIoJ/Yljh639YZDFG6UmqHlwg3jZwlyYs0WHNcqLClbUXF&#10;Of8zCuQu/CancsGUzT/2P9v3r2763Cr1NOo3ryAC9eER/m9/agVzuF+JN0C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cXLsMAAADaAAAADwAAAAAAAAAAAAAAAACcAgAA&#10;ZHJzL2Rvd25yZXYueG1sUEsFBgAAAAAEAAQA9wAAAIwDAAAAAA==&#10;">
                    <v:imagedata r:id="rId24" o:title=""/>
                    <v:path arrowok="t"/>
                  </v:shape>
                  <v:shape id="Picture 3" o:spid="_x0000_s1038" type="#_x0000_t75" style="position:absolute;width:1488440;height:1488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M&#10;L1PCAAAA2gAAAA8AAABkcnMvZG93bnJldi54bWxEj91qwkAQhe8LvsMygjdFN7FQJLqKBgqC0BLb&#10;Bxiykx/Mzia72xjfvlso9PJwfj7O7jCZTozkfGtZQbpKQBCXVrdcK/j6fFtuQPiArLGzTAoe5OGw&#10;nz3tMNP2zgWN11CLOMI+QwVNCH0mpS8bMuhXtieOXmWdwRClq6V2eI/jppPrJHmVBluOhAZ7yhsq&#10;b9dvEyG1+yiqyzl/f0Z/SjduKG7VoNRiPh23IAJN4T/81z5rBS/weyXeALn/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zC9TwgAAANoAAAAPAAAAAAAAAAAAAAAAAJwCAABk&#10;cnMvZG93bnJldi54bWxQSwUGAAAAAAQABAD3AAAAiwMAAAAA&#10;">
                    <v:imagedata r:id="rId25" o:title=""/>
                    <v:path arrowok="t"/>
                  </v:shape>
                </v:group>
                <v:shape id="Text Box 12" o:spid="_x0000_s1039" type="#_x0000_t202" style="position:absolute;top:1400810;width:317246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1A3F064" w14:textId="175E0549" w:rsidR="004F60A2" w:rsidRPr="00EE3A15" w:rsidRDefault="004F60A2"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r w:rsidRPr="00EE3A15">
                          <w:rPr>
                            <w:rFonts w:ascii="Times New Roman" w:hAnsi="Times New Roman" w:cs="Times New Roman"/>
                            <w:b w:val="0"/>
                            <w:sz w:val="18"/>
                            <w:szCs w:val="18"/>
                          </w:rPr>
                          <w:t xml:space="preserve">Time course of ethylene degradation (blue) and oxirane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p>
                      <w:p w14:paraId="550C3DFB" w14:textId="121A9A73" w:rsidR="004F60A2" w:rsidRPr="00BF2F61" w:rsidRDefault="004F60A2" w:rsidP="00EE3A15">
                        <w:pPr>
                          <w:pStyle w:val="04AHeading"/>
                          <w:spacing w:before="0" w:after="0"/>
                          <w:jc w:val="both"/>
                          <w:rPr>
                            <w:rFonts w:ascii="Times New Roman" w:hAnsi="Times New Roman" w:cs="Times New Roman"/>
                            <w:b w:val="0"/>
                            <w:sz w:val="18"/>
                            <w:szCs w:val="18"/>
                          </w:rPr>
                        </w:pPr>
                      </w:p>
                    </w:txbxContent>
                  </v:textbox>
                </v:shape>
                <w10:wrap type="square" anchorx="margin" anchory="margin"/>
              </v:group>
            </w:pict>
          </mc:Fallback>
        </mc:AlternateContent>
      </w:r>
      <w:r w:rsidR="0043174B" w:rsidRPr="0043174B">
        <w:rPr>
          <w:rFonts w:ascii="Times New Roman" w:hAnsi="Times New Roman" w:cs="Times New Roman"/>
          <w:b w:val="0"/>
          <w:sz w:val="18"/>
          <w:szCs w:val="18"/>
        </w:rPr>
        <w:t xml:space="preserve">The models </w:t>
      </w:r>
      <w:del w:id="45" w:author="Steve" w:date="2014-10-31T15:01:00Z">
        <w:r w:rsidR="0043174B" w:rsidRPr="0043174B" w:rsidDel="00D11329">
          <w:rPr>
            <w:rFonts w:ascii="Times New Roman" w:hAnsi="Times New Roman" w:cs="Times New Roman"/>
            <w:b w:val="0"/>
            <w:sz w:val="18"/>
            <w:szCs w:val="18"/>
          </w:rPr>
          <w:delText xml:space="preserve">revealed </w:delText>
        </w:r>
      </w:del>
      <w:ins w:id="46" w:author="Steve" w:date="2014-10-31T15:01:00Z">
        <w:r w:rsidR="00D11329">
          <w:rPr>
            <w:rFonts w:ascii="Times New Roman" w:hAnsi="Times New Roman" w:cs="Times New Roman"/>
            <w:b w:val="0"/>
            <w:sz w:val="18"/>
            <w:szCs w:val="18"/>
          </w:rPr>
          <w:t>show</w:t>
        </w:r>
        <w:r w:rsidR="00D11329" w:rsidRPr="0043174B">
          <w:rPr>
            <w:rFonts w:ascii="Times New Roman" w:hAnsi="Times New Roman" w:cs="Times New Roman"/>
            <w:b w:val="0"/>
            <w:sz w:val="18"/>
            <w:szCs w:val="18"/>
          </w:rPr>
          <w:t xml:space="preserve"> </w:t>
        </w:r>
      </w:ins>
      <w:del w:id="47" w:author="Steve" w:date="2014-10-31T15:02:00Z">
        <w:r w:rsidR="00AF67F2" w:rsidDel="00D11329">
          <w:rPr>
            <w:rFonts w:ascii="Times New Roman" w:hAnsi="Times New Roman" w:cs="Times New Roman"/>
            <w:b w:val="0"/>
            <w:sz w:val="18"/>
            <w:szCs w:val="18"/>
          </w:rPr>
          <w:delText xml:space="preserve">that </w:delText>
        </w:r>
      </w:del>
      <w:r w:rsidR="00AF67F2">
        <w:rPr>
          <w:rFonts w:ascii="Times New Roman" w:hAnsi="Times New Roman" w:cs="Times New Roman"/>
          <w:b w:val="0"/>
          <w:sz w:val="18"/>
          <w:szCs w:val="18"/>
        </w:rPr>
        <w:t xml:space="preserve">both mutations </w:t>
      </w:r>
      <w:del w:id="48" w:author="Steve" w:date="2014-10-31T15:02:00Z">
        <w:r w:rsidR="00DF7838" w:rsidDel="00D11329">
          <w:rPr>
            <w:rFonts w:ascii="Times New Roman" w:hAnsi="Times New Roman" w:cs="Times New Roman"/>
            <w:b w:val="0"/>
            <w:sz w:val="18"/>
            <w:szCs w:val="18"/>
          </w:rPr>
          <w:delText>are</w:delText>
        </w:r>
        <w:r w:rsidR="00AF67F2" w:rsidDel="00D11329">
          <w:rPr>
            <w:rFonts w:ascii="Times New Roman" w:hAnsi="Times New Roman" w:cs="Times New Roman"/>
            <w:b w:val="0"/>
            <w:sz w:val="18"/>
            <w:szCs w:val="18"/>
          </w:rPr>
          <w:delText xml:space="preserve"> </w:delText>
        </w:r>
      </w:del>
      <w:r w:rsidR="00AF67F2">
        <w:rPr>
          <w:rFonts w:ascii="Times New Roman" w:hAnsi="Times New Roman" w:cs="Times New Roman"/>
          <w:b w:val="0"/>
          <w:sz w:val="18"/>
          <w:szCs w:val="18"/>
        </w:rPr>
        <w:t>in the active site</w:t>
      </w:r>
      <w:r w:rsidR="0043174B" w:rsidRPr="0043174B">
        <w:rPr>
          <w:rFonts w:ascii="Times New Roman" w:hAnsi="Times New Roman" w:cs="Times New Roman"/>
          <w:b w:val="0"/>
          <w:sz w:val="18"/>
          <w:szCs w:val="18"/>
        </w:rPr>
        <w:t xml:space="preserve"> pocket </w:t>
      </w:r>
      <w:r w:rsidR="00AF67F2">
        <w:rPr>
          <w:rFonts w:ascii="Times New Roman" w:hAnsi="Times New Roman" w:cs="Times New Roman"/>
          <w:b w:val="0"/>
          <w:sz w:val="18"/>
          <w:szCs w:val="18"/>
        </w:rPr>
        <w:t>above</w:t>
      </w:r>
      <w:r w:rsidR="0043174B" w:rsidRPr="0043174B">
        <w:rPr>
          <w:rFonts w:ascii="Times New Roman" w:hAnsi="Times New Roman" w:cs="Times New Roman"/>
          <w:b w:val="0"/>
          <w:sz w:val="18"/>
          <w:szCs w:val="18"/>
        </w:rPr>
        <w:t xml:space="preserve"> the open coordination sites of the diiron center in TOM (Figure 4). In the mutant A113F</w:t>
      </w:r>
      <w:r w:rsidR="00AF67F2">
        <w:rPr>
          <w:rFonts w:ascii="Times New Roman" w:hAnsi="Times New Roman" w:cs="Times New Roman"/>
          <w:b w:val="0"/>
          <w:sz w:val="18"/>
          <w:szCs w:val="18"/>
        </w:rPr>
        <w:t xml:space="preserve"> the phenylalanine ring is predicted to be directly above the diiron center where </w:t>
      </w:r>
      <w:ins w:id="49" w:author="Steve" w:date="2014-10-31T15:02:00Z">
        <w:r w:rsidR="00E408E0">
          <w:rPr>
            <w:rFonts w:ascii="Times New Roman" w:hAnsi="Times New Roman" w:cs="Times New Roman"/>
            <w:b w:val="0"/>
            <w:sz w:val="18"/>
            <w:szCs w:val="18"/>
          </w:rPr>
          <w:t xml:space="preserve">we predict </w:t>
        </w:r>
      </w:ins>
      <w:r w:rsidR="00AF67F2">
        <w:rPr>
          <w:rFonts w:ascii="Times New Roman" w:hAnsi="Times New Roman" w:cs="Times New Roman"/>
          <w:b w:val="0"/>
          <w:sz w:val="18"/>
          <w:szCs w:val="18"/>
        </w:rPr>
        <w:t xml:space="preserve">the substrate is likely to bind. However, the phenylalanine ring is not predicted to point directly into the binding site pocket for </w:t>
      </w:r>
      <w:r w:rsidR="0043174B" w:rsidRPr="0043174B">
        <w:rPr>
          <w:rFonts w:ascii="Times New Roman" w:hAnsi="Times New Roman" w:cs="Times New Roman"/>
          <w:b w:val="0"/>
          <w:sz w:val="18"/>
          <w:szCs w:val="18"/>
        </w:rPr>
        <w:t xml:space="preserve">V106F, </w:t>
      </w:r>
      <w:r w:rsidR="00AF67F2">
        <w:rPr>
          <w:rFonts w:ascii="Times New Roman" w:hAnsi="Times New Roman" w:cs="Times New Roman"/>
          <w:b w:val="0"/>
          <w:sz w:val="18"/>
          <w:szCs w:val="18"/>
        </w:rPr>
        <w:t xml:space="preserve">but instead into the </w:t>
      </w:r>
      <w:r w:rsidR="00DF7838">
        <w:rPr>
          <w:rFonts w:ascii="Times New Roman" w:hAnsi="Times New Roman" w:cs="Times New Roman"/>
          <w:b w:val="0"/>
          <w:sz w:val="18"/>
          <w:szCs w:val="18"/>
        </w:rPr>
        <w:t>tunnel into the</w:t>
      </w:r>
      <w:r w:rsidR="0043174B" w:rsidRPr="0043174B">
        <w:rPr>
          <w:rFonts w:ascii="Times New Roman" w:hAnsi="Times New Roman" w:cs="Times New Roman"/>
          <w:b w:val="0"/>
          <w:sz w:val="18"/>
          <w:szCs w:val="18"/>
        </w:rPr>
        <w:t xml:space="preserve"> pocket. </w:t>
      </w:r>
      <w:r w:rsidR="00DF7838">
        <w:rPr>
          <w:rFonts w:ascii="Times New Roman" w:hAnsi="Times New Roman" w:cs="Times New Roman"/>
          <w:b w:val="0"/>
          <w:sz w:val="18"/>
          <w:szCs w:val="18"/>
        </w:rPr>
        <w:t xml:space="preserve">These structures are consistent with our initial hypothesis that by decreasing the molecular size of the active site the decrease in substrate size would be </w:t>
      </w:r>
      <w:r w:rsidR="00E66981">
        <w:rPr>
          <w:rFonts w:ascii="Times New Roman" w:hAnsi="Times New Roman" w:cs="Times New Roman"/>
          <w:b w:val="0"/>
          <w:sz w:val="18"/>
          <w:szCs w:val="18"/>
        </w:rPr>
        <w:t>accommodated</w:t>
      </w:r>
      <w:r w:rsidR="00DF7838">
        <w:rPr>
          <w:rFonts w:ascii="Times New Roman" w:hAnsi="Times New Roman" w:cs="Times New Roman"/>
          <w:b w:val="0"/>
          <w:sz w:val="18"/>
          <w:szCs w:val="18"/>
        </w:rPr>
        <w:t xml:space="preserve"> for.</w:t>
      </w:r>
      <w:r w:rsidR="00E66981">
        <w:rPr>
          <w:rFonts w:ascii="Times New Roman" w:hAnsi="Times New Roman" w:cs="Times New Roman"/>
          <w:b w:val="0"/>
          <w:sz w:val="18"/>
          <w:szCs w:val="18"/>
        </w:rPr>
        <w:t xml:space="preserve"> </w:t>
      </w:r>
      <w:r w:rsidR="00DF7838">
        <w:rPr>
          <w:rFonts w:ascii="Times New Roman" w:hAnsi="Times New Roman" w:cs="Times New Roman"/>
          <w:b w:val="0"/>
          <w:sz w:val="18"/>
          <w:szCs w:val="18"/>
        </w:rPr>
        <w:t>This hypothesis is further supported</w:t>
      </w:r>
      <w:r w:rsidR="00E66981">
        <w:rPr>
          <w:rFonts w:ascii="Times New Roman" w:hAnsi="Times New Roman" w:cs="Times New Roman"/>
          <w:b w:val="0"/>
          <w:sz w:val="18"/>
          <w:szCs w:val="18"/>
        </w:rPr>
        <w:t xml:space="preserve"> by the 32-fold increase in activity for the</w:t>
      </w:r>
      <w:r w:rsidR="00DF7838">
        <w:rPr>
          <w:rFonts w:ascii="Times New Roman" w:hAnsi="Times New Roman" w:cs="Times New Roman"/>
          <w:b w:val="0"/>
          <w:sz w:val="18"/>
          <w:szCs w:val="18"/>
        </w:rPr>
        <w:t xml:space="preserve"> mutation predicted to </w:t>
      </w:r>
      <w:r w:rsidR="00E66981">
        <w:rPr>
          <w:rFonts w:ascii="Times New Roman" w:hAnsi="Times New Roman" w:cs="Times New Roman"/>
          <w:b w:val="0"/>
          <w:sz w:val="18"/>
          <w:szCs w:val="18"/>
        </w:rPr>
        <w:t>decrease the size of the</w:t>
      </w:r>
      <w:r w:rsidR="00DF7838">
        <w:rPr>
          <w:rFonts w:ascii="Times New Roman" w:hAnsi="Times New Roman" w:cs="Times New Roman"/>
          <w:b w:val="0"/>
          <w:sz w:val="18"/>
          <w:szCs w:val="18"/>
        </w:rPr>
        <w:t xml:space="preserve"> active site</w:t>
      </w:r>
      <w:r w:rsidR="00E66981">
        <w:rPr>
          <w:rFonts w:ascii="Times New Roman" w:hAnsi="Times New Roman" w:cs="Times New Roman"/>
          <w:b w:val="0"/>
          <w:sz w:val="18"/>
          <w:szCs w:val="18"/>
        </w:rPr>
        <w:t xml:space="preserve"> pocket</w:t>
      </w:r>
      <w:r w:rsidR="00DF7838">
        <w:rPr>
          <w:rFonts w:ascii="Times New Roman" w:hAnsi="Times New Roman" w:cs="Times New Roman"/>
          <w:b w:val="0"/>
          <w:sz w:val="18"/>
          <w:szCs w:val="18"/>
        </w:rPr>
        <w:t xml:space="preserve"> (</w:t>
      </w:r>
      <w:r w:rsidR="00E66981">
        <w:rPr>
          <w:rFonts w:ascii="Times New Roman" w:hAnsi="Times New Roman" w:cs="Times New Roman"/>
          <w:b w:val="0"/>
          <w:sz w:val="18"/>
          <w:szCs w:val="18"/>
        </w:rPr>
        <w:t>A113F) relative to the mutant that decreases the size of the active site tunnel (V106F).</w:t>
      </w:r>
    </w:p>
    <w:p w14:paraId="035F9C32" w14:textId="5084CE41" w:rsidR="00F6065C" w:rsidRPr="00206A82" w:rsidRDefault="00FF56AA" w:rsidP="00A72826">
      <w:pPr>
        <w:pStyle w:val="04AHeading"/>
        <w:jc w:val="both"/>
        <w:rPr>
          <w:rFonts w:ascii="Times New Roman" w:hAnsi="Times New Roman" w:cs="Times New Roman"/>
        </w:rPr>
      </w:pPr>
      <w:r>
        <w:rPr>
          <w:rFonts w:ascii="Times New Roman" w:hAnsi="Times New Roman" w:cs="Times New Roman"/>
        </w:rPr>
        <w:t>Conclusion</w:t>
      </w:r>
      <w:r w:rsidR="000F0959">
        <w:rPr>
          <w:rFonts w:ascii="Times New Roman" w:hAnsi="Times New Roman" w:cs="Times New Roman"/>
        </w:rPr>
        <w:t>s</w:t>
      </w:r>
    </w:p>
    <w:p w14:paraId="6B4B4280" w14:textId="77777777" w:rsidR="00E66981" w:rsidRDefault="00BC3F6B" w:rsidP="00A72826">
      <w:pPr>
        <w:pStyle w:val="08ArticleText"/>
        <w:rPr>
          <w:rFonts w:ascii="Times New Roman" w:hAnsi="Times New Roman"/>
          <w:sz w:val="18"/>
        </w:rPr>
      </w:pPr>
      <w:r w:rsidRPr="00BC3F6B">
        <w:rPr>
          <w:rFonts w:ascii="Times New Roman" w:hAnsi="Times New Roman"/>
          <w:sz w:val="18"/>
        </w:rPr>
        <w:t xml:space="preserve">To the best of our knowledge this is the first report of an engineered biocatalyst capable of converting ethylene to ethylene oxide. This engineered protein was obtained from a repurposed directed evolution library originally targeted at the oxidation of the related compound trichloroethylene. </w:t>
      </w:r>
      <w:r w:rsidR="00BF2F61" w:rsidRPr="00BC3F6B">
        <w:rPr>
          <w:rFonts w:ascii="Times New Roman" w:hAnsi="Times New Roman"/>
          <w:sz w:val="18"/>
        </w:rPr>
        <w:t>This finding highlights the importance of rescreening libraries of mutants against new target substrates.</w:t>
      </w:r>
      <w:r w:rsidR="00BF2F61">
        <w:rPr>
          <w:rFonts w:ascii="Times New Roman" w:hAnsi="Times New Roman"/>
          <w:sz w:val="18"/>
        </w:rPr>
        <w:t xml:space="preserve"> </w:t>
      </w:r>
    </w:p>
    <w:p w14:paraId="454CF7DE" w14:textId="77777777" w:rsidR="00E66981" w:rsidRDefault="00E66981" w:rsidP="00A72826">
      <w:pPr>
        <w:pStyle w:val="08ArticleText"/>
        <w:rPr>
          <w:rFonts w:ascii="Times New Roman" w:hAnsi="Times New Roman"/>
          <w:sz w:val="18"/>
        </w:rPr>
      </w:pPr>
    </w:p>
    <w:p w14:paraId="1705A624" w14:textId="01D95432" w:rsidR="00BC3F6B" w:rsidRPr="00BC3F6B" w:rsidRDefault="00800D5C" w:rsidP="00A72826">
      <w:pPr>
        <w:pStyle w:val="08ArticleText"/>
        <w:rPr>
          <w:rFonts w:ascii="Times New Roman" w:hAnsi="Times New Roman"/>
          <w:sz w:val="18"/>
        </w:rPr>
      </w:pPr>
      <w:ins w:id="50" w:author="Steve" w:date="2014-10-31T15:24:00Z">
        <w:r>
          <w:rPr>
            <w:rFonts w:ascii="Times New Roman" w:hAnsi="Times New Roman"/>
            <w:sz w:val="18"/>
          </w:rPr>
          <w:t xml:space="preserve">Perhaps </w:t>
        </w:r>
      </w:ins>
      <w:del w:id="51" w:author="Steve" w:date="2014-10-31T15:21:00Z">
        <w:r w:rsidR="00BC3F6B" w:rsidRPr="00BC3F6B" w:rsidDel="00D45FA0">
          <w:rPr>
            <w:rFonts w:ascii="Times New Roman" w:hAnsi="Times New Roman"/>
            <w:sz w:val="18"/>
          </w:rPr>
          <w:delText>Interestingly</w:delText>
        </w:r>
      </w:del>
      <w:ins w:id="52" w:author="Steve" w:date="2014-10-31T15:21:00Z">
        <w:r>
          <w:rPr>
            <w:rFonts w:ascii="Times New Roman" w:hAnsi="Times New Roman"/>
            <w:sz w:val="18"/>
          </w:rPr>
          <w:t>u</w:t>
        </w:r>
        <w:r w:rsidR="00D45FA0">
          <w:rPr>
            <w:rFonts w:ascii="Times New Roman" w:hAnsi="Times New Roman"/>
            <w:sz w:val="18"/>
          </w:rPr>
          <w:t>nsurprising</w:t>
        </w:r>
      </w:ins>
      <w:r w:rsidR="00BC3F6B" w:rsidRPr="00BC3F6B">
        <w:rPr>
          <w:rFonts w:ascii="Times New Roman" w:hAnsi="Times New Roman"/>
          <w:sz w:val="18"/>
        </w:rPr>
        <w:t>, the best mutant on trichloroethylene</w:t>
      </w:r>
      <w:r w:rsidR="00BF2F61">
        <w:rPr>
          <w:rFonts w:ascii="Times New Roman" w:hAnsi="Times New Roman"/>
          <w:sz w:val="18"/>
        </w:rPr>
        <w:t xml:space="preserve"> (V106A)</w:t>
      </w:r>
      <w:r w:rsidR="00BC3F6B" w:rsidRPr="00BC3F6B">
        <w:rPr>
          <w:rFonts w:ascii="Times New Roman" w:hAnsi="Times New Roman"/>
          <w:sz w:val="18"/>
        </w:rPr>
        <w:t xml:space="preserve"> was not the best mutant on ethylene</w:t>
      </w:r>
      <w:ins w:id="53" w:author="Steve" w:date="2014-10-31T15:22:00Z">
        <w:r>
          <w:rPr>
            <w:rFonts w:ascii="Times New Roman" w:hAnsi="Times New Roman"/>
            <w:sz w:val="18"/>
          </w:rPr>
          <w:t>.</w:t>
        </w:r>
      </w:ins>
      <w:del w:id="54" w:author="Steve" w:date="2014-10-31T15:22:00Z">
        <w:r w:rsidR="00BC3F6B" w:rsidRPr="00BC3F6B" w:rsidDel="00800D5C">
          <w:rPr>
            <w:rFonts w:ascii="Times New Roman" w:hAnsi="Times New Roman"/>
            <w:sz w:val="18"/>
          </w:rPr>
          <w:delText>,</w:delText>
        </w:r>
      </w:del>
      <w:r w:rsidR="00BC3F6B" w:rsidRPr="00BC3F6B">
        <w:rPr>
          <w:rFonts w:ascii="Times New Roman" w:hAnsi="Times New Roman"/>
          <w:sz w:val="18"/>
        </w:rPr>
        <w:t xml:space="preserve"> </w:t>
      </w:r>
      <w:del w:id="55" w:author="Steve" w:date="2014-10-31T15:22:00Z">
        <w:r w:rsidR="00BC3F6B" w:rsidRPr="00BC3F6B" w:rsidDel="00800D5C">
          <w:rPr>
            <w:rFonts w:ascii="Times New Roman" w:hAnsi="Times New Roman"/>
            <w:sz w:val="18"/>
          </w:rPr>
          <w:delText xml:space="preserve">despite </w:delText>
        </w:r>
        <w:r w:rsidR="00E66981" w:rsidDel="00800D5C">
          <w:rPr>
            <w:rFonts w:ascii="Times New Roman" w:hAnsi="Times New Roman"/>
            <w:sz w:val="18"/>
          </w:rPr>
          <w:delText xml:space="preserve">the </w:delText>
        </w:r>
      </w:del>
      <w:ins w:id="56" w:author="Steve" w:date="2014-10-31T15:22:00Z">
        <w:r w:rsidR="00C0282D">
          <w:rPr>
            <w:rFonts w:ascii="Times New Roman" w:hAnsi="Times New Roman"/>
            <w:sz w:val="18"/>
          </w:rPr>
          <w:t>Although the two compounds are</w:t>
        </w:r>
      </w:ins>
      <w:del w:id="57" w:author="Steve" w:date="2014-10-31T15:25:00Z">
        <w:r w:rsidR="00BC3F6B" w:rsidRPr="00BC3F6B" w:rsidDel="00C0282D">
          <w:rPr>
            <w:rFonts w:ascii="Times New Roman" w:hAnsi="Times New Roman"/>
            <w:sz w:val="18"/>
          </w:rPr>
          <w:delText>close</w:delText>
        </w:r>
        <w:r w:rsidR="00BF2F61" w:rsidDel="00C0282D">
          <w:rPr>
            <w:rFonts w:ascii="Times New Roman" w:hAnsi="Times New Roman"/>
            <w:sz w:val="18"/>
          </w:rPr>
          <w:delText>ly</w:delText>
        </w:r>
      </w:del>
      <w:r w:rsidR="00BF2F61">
        <w:rPr>
          <w:rFonts w:ascii="Times New Roman" w:hAnsi="Times New Roman"/>
          <w:sz w:val="18"/>
        </w:rPr>
        <w:t xml:space="preserve"> </w:t>
      </w:r>
      <w:del w:id="58" w:author="Steve" w:date="2014-10-31T15:23:00Z">
        <w:r w:rsidR="00BF2F61" w:rsidDel="00800D5C">
          <w:rPr>
            <w:rFonts w:ascii="Times New Roman" w:hAnsi="Times New Roman"/>
            <w:sz w:val="18"/>
          </w:rPr>
          <w:delText>related molecular s</w:delText>
        </w:r>
        <w:r w:rsidR="00E66981" w:rsidDel="00800D5C">
          <w:rPr>
            <w:rFonts w:ascii="Times New Roman" w:hAnsi="Times New Roman"/>
            <w:sz w:val="18"/>
          </w:rPr>
          <w:delText>ize</w:delText>
        </w:r>
        <w:r w:rsidR="00BF2F61" w:rsidDel="00800D5C">
          <w:rPr>
            <w:rFonts w:ascii="Times New Roman" w:hAnsi="Times New Roman"/>
            <w:sz w:val="18"/>
          </w:rPr>
          <w:delText xml:space="preserve"> of</w:delText>
        </w:r>
        <w:r w:rsidR="00BC3F6B" w:rsidRPr="00BC3F6B" w:rsidDel="00800D5C">
          <w:rPr>
            <w:rFonts w:ascii="Times New Roman" w:hAnsi="Times New Roman"/>
            <w:sz w:val="18"/>
          </w:rPr>
          <w:delText xml:space="preserve"> these two compounds</w:delText>
        </w:r>
      </w:del>
      <w:ins w:id="59" w:author="Steve" w:date="2014-10-31T15:23:00Z">
        <w:del w:id="60" w:author="Alex" w:date="2014-11-02T12:15:00Z">
          <w:r w:rsidDel="00697551">
            <w:rPr>
              <w:rFonts w:ascii="Times New Roman" w:hAnsi="Times New Roman"/>
              <w:sz w:val="18"/>
            </w:rPr>
            <w:delText xml:space="preserve">related in </w:delText>
          </w:r>
        </w:del>
      </w:ins>
      <w:ins w:id="61" w:author="Steve" w:date="2014-10-31T15:25:00Z">
        <w:del w:id="62" w:author="Alex" w:date="2014-11-02T12:15:00Z">
          <w:r w:rsidR="00C0282D" w:rsidDel="00697551">
            <w:rPr>
              <w:rFonts w:ascii="Times New Roman" w:hAnsi="Times New Roman"/>
              <w:sz w:val="18"/>
            </w:rPr>
            <w:delText xml:space="preserve">molecular </w:delText>
          </w:r>
        </w:del>
      </w:ins>
      <w:ins w:id="63" w:author="Alex" w:date="2014-11-02T12:15:00Z">
        <w:r w:rsidR="00697551">
          <w:rPr>
            <w:rFonts w:ascii="Times New Roman" w:hAnsi="Times New Roman"/>
            <w:sz w:val="18"/>
          </w:rPr>
          <w:t xml:space="preserve">of similar </w:t>
        </w:r>
      </w:ins>
      <w:ins w:id="64" w:author="Steve" w:date="2014-10-31T15:23:00Z">
        <w:r>
          <w:rPr>
            <w:rFonts w:ascii="Times New Roman" w:hAnsi="Times New Roman"/>
            <w:sz w:val="18"/>
          </w:rPr>
          <w:t>size</w:t>
        </w:r>
      </w:ins>
      <w:del w:id="65" w:author="Steve" w:date="2014-10-31T15:23:00Z">
        <w:r w:rsidR="00BC3F6B" w:rsidRPr="00BC3F6B" w:rsidDel="00800D5C">
          <w:rPr>
            <w:rFonts w:ascii="Times New Roman" w:hAnsi="Times New Roman"/>
            <w:sz w:val="18"/>
          </w:rPr>
          <w:delText xml:space="preserve">. </w:delText>
        </w:r>
        <w:r w:rsidR="00BF2F61" w:rsidDel="00800D5C">
          <w:rPr>
            <w:rFonts w:ascii="Times New Roman" w:hAnsi="Times New Roman"/>
            <w:sz w:val="18"/>
          </w:rPr>
          <w:delText xml:space="preserve">However, </w:delText>
        </w:r>
      </w:del>
      <w:ins w:id="66" w:author="Steve" w:date="2014-10-31T15:23:00Z">
        <w:r>
          <w:rPr>
            <w:rFonts w:ascii="Times New Roman" w:hAnsi="Times New Roman"/>
            <w:sz w:val="18"/>
          </w:rPr>
          <w:t xml:space="preserve">, </w:t>
        </w:r>
      </w:ins>
      <w:r w:rsidR="00BF2F61" w:rsidRPr="00BC3F6B">
        <w:rPr>
          <w:rFonts w:ascii="Times New Roman" w:hAnsi="Times New Roman"/>
          <w:sz w:val="18"/>
        </w:rPr>
        <w:t xml:space="preserve">ethylene and </w:t>
      </w:r>
      <w:r w:rsidR="00BF2F61" w:rsidRPr="00BC3F6B">
        <w:rPr>
          <w:rFonts w:ascii="Times New Roman" w:hAnsi="Times New Roman"/>
          <w:sz w:val="18"/>
        </w:rPr>
        <w:lastRenderedPageBreak/>
        <w:t>trichloroethylene</w:t>
      </w:r>
      <w:r w:rsidR="00BF2F61">
        <w:rPr>
          <w:rFonts w:ascii="Times New Roman" w:hAnsi="Times New Roman"/>
          <w:sz w:val="18"/>
        </w:rPr>
        <w:t xml:space="preserve"> have</w:t>
      </w:r>
      <w:r w:rsidR="00BC3F6B" w:rsidRPr="00BC3F6B">
        <w:rPr>
          <w:rFonts w:ascii="Times New Roman" w:hAnsi="Times New Roman"/>
          <w:sz w:val="18"/>
        </w:rPr>
        <w:t xml:space="preserve"> vastly different electronic structure</w:t>
      </w:r>
      <w:r w:rsidR="00BF2F61">
        <w:rPr>
          <w:rFonts w:ascii="Times New Roman" w:hAnsi="Times New Roman"/>
          <w:sz w:val="18"/>
        </w:rPr>
        <w:t>s, which indicates</w:t>
      </w:r>
      <w:r w:rsidR="00BC3F6B" w:rsidRPr="00BC3F6B">
        <w:rPr>
          <w:rFonts w:ascii="Times New Roman" w:hAnsi="Times New Roman"/>
          <w:sz w:val="18"/>
        </w:rPr>
        <w:t xml:space="preserve"> that there may be a fundamentally different mechanism by which the two are oxidized. </w:t>
      </w:r>
    </w:p>
    <w:p w14:paraId="4EC35FA9" w14:textId="77777777" w:rsidR="00BC3F6B" w:rsidRPr="00BC3F6B" w:rsidRDefault="00BC3F6B" w:rsidP="00A72826">
      <w:pPr>
        <w:pStyle w:val="08ArticleText"/>
        <w:rPr>
          <w:rFonts w:ascii="Times New Roman" w:hAnsi="Times New Roman"/>
          <w:sz w:val="18"/>
        </w:rPr>
      </w:pPr>
    </w:p>
    <w:p w14:paraId="05F7DC72" w14:textId="028F4885" w:rsidR="00F6065C" w:rsidRDefault="00BC3F6B" w:rsidP="00A72826">
      <w:pPr>
        <w:pStyle w:val="08ArticleText"/>
        <w:rPr>
          <w:rFonts w:ascii="Times New Roman" w:hAnsi="Times New Roman"/>
          <w:sz w:val="18"/>
        </w:rPr>
      </w:pPr>
      <w:r w:rsidRPr="00BC3F6B">
        <w:rPr>
          <w:rFonts w:ascii="Times New Roman" w:hAnsi="Times New Roman"/>
          <w:sz w:val="18"/>
        </w:rPr>
        <w:t xml:space="preserve">The </w:t>
      </w:r>
      <w:r w:rsidR="00E66981">
        <w:rPr>
          <w:rFonts w:ascii="Times New Roman" w:hAnsi="Times New Roman"/>
          <w:sz w:val="18"/>
        </w:rPr>
        <w:t>catalyst</w:t>
      </w:r>
      <w:r w:rsidRPr="00BC3F6B">
        <w:rPr>
          <w:rFonts w:ascii="Times New Roman" w:hAnsi="Times New Roman"/>
          <w:sz w:val="18"/>
        </w:rPr>
        <w:t xml:space="preserve"> with the highest activity in this study was able to quantitatively convert &gt;99% of ethylene to ethylene oxide in less than 4 hours at a relatively low temperature and pressure, in mild aqueous conditions, with no production of toxic </w:t>
      </w:r>
      <w:del w:id="67" w:author="Alex" w:date="2014-11-02T12:16:00Z">
        <w:r w:rsidR="00BF2F61" w:rsidRPr="00BC3F6B" w:rsidDel="002F6BE5">
          <w:rPr>
            <w:rFonts w:ascii="Times New Roman" w:hAnsi="Times New Roman"/>
            <w:sz w:val="18"/>
          </w:rPr>
          <w:delText>by-products</w:delText>
        </w:r>
      </w:del>
      <w:ins w:id="68" w:author="Alex" w:date="2014-11-02T12:16:00Z">
        <w:r w:rsidR="002F6BE5">
          <w:rPr>
            <w:rFonts w:ascii="Times New Roman" w:hAnsi="Times New Roman"/>
            <w:sz w:val="18"/>
          </w:rPr>
          <w:t>waste</w:t>
        </w:r>
      </w:ins>
      <w:r w:rsidRPr="00BC3F6B">
        <w:rPr>
          <w:rFonts w:ascii="Times New Roman" w:hAnsi="Times New Roman"/>
          <w:sz w:val="18"/>
        </w:rPr>
        <w:t>.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w:t>
      </w:r>
    </w:p>
    <w:p w14:paraId="05562314" w14:textId="77777777" w:rsidR="00BC3F6B" w:rsidRDefault="00BC3F6B" w:rsidP="00A72826">
      <w:pPr>
        <w:pStyle w:val="08ArticleText"/>
        <w:rPr>
          <w:rFonts w:ascii="Times New Roman" w:hAnsi="Times New Roman"/>
          <w:sz w:val="18"/>
        </w:rPr>
      </w:pPr>
    </w:p>
    <w:p w14:paraId="10D0B053" w14:textId="77777777" w:rsidR="009E51F8" w:rsidRPr="009E51F8" w:rsidRDefault="009E51F8" w:rsidP="00A72826">
      <w:pPr>
        <w:pStyle w:val="08ArticleText"/>
        <w:rPr>
          <w:rFonts w:ascii="Times New Roman" w:hAnsi="Times New Roman"/>
          <w:sz w:val="18"/>
        </w:rPr>
      </w:pPr>
    </w:p>
    <w:p w14:paraId="31090864" w14:textId="77777777" w:rsidR="001923AB" w:rsidRPr="00206A82" w:rsidRDefault="009D17C3" w:rsidP="00A72826">
      <w:pPr>
        <w:pStyle w:val="04AHeading"/>
        <w:spacing w:before="0" w:after="0" w:line="240" w:lineRule="exact"/>
        <w:jc w:val="both"/>
        <w:rPr>
          <w:rFonts w:ascii="Times New Roman" w:hAnsi="Times New Roman" w:cs="Times New Roman"/>
          <w:b w:val="0"/>
          <w:smallCaps/>
          <w:w w:val="108"/>
          <w:sz w:val="18"/>
          <w:szCs w:val="18"/>
        </w:rPr>
      </w:pPr>
      <w:r w:rsidRPr="00206A82">
        <w:rPr>
          <w:rFonts w:ascii="Times New Roman" w:hAnsi="Times New Roman" w:cs="Times New Roman"/>
        </w:rPr>
        <w:t>Notes and references</w:t>
      </w:r>
    </w:p>
    <w:p w14:paraId="4293AC8F" w14:textId="4B17DE7E" w:rsidR="00A56CD0" w:rsidRDefault="00A56CD0" w:rsidP="00A72826">
      <w:pPr>
        <w:pStyle w:val="N1AuthorAddress"/>
        <w:spacing w:line="240" w:lineRule="exact"/>
      </w:pPr>
      <w:r w:rsidRPr="00272D6F">
        <w:rPr>
          <w:i/>
          <w:vertAlign w:val="superscript"/>
        </w:rPr>
        <w:t>a</w:t>
      </w:r>
      <w:r>
        <w:t xml:space="preserve"> </w:t>
      </w:r>
      <w:r w:rsidR="00A109A8" w:rsidRPr="00A109A8">
        <w:t>Biophysics Graduate Group, University of California Davis, Davis, California, USA</w:t>
      </w:r>
      <w:r>
        <w:t>.</w:t>
      </w:r>
    </w:p>
    <w:p w14:paraId="364FC7AF" w14:textId="129C9055" w:rsidR="00A56CD0" w:rsidRDefault="00A56CD0" w:rsidP="00A72826">
      <w:pPr>
        <w:pStyle w:val="N1AuthorAddress"/>
        <w:spacing w:line="240" w:lineRule="exact"/>
      </w:pPr>
      <w:r>
        <w:rPr>
          <w:i/>
          <w:vertAlign w:val="superscript"/>
        </w:rPr>
        <w:t>b</w:t>
      </w:r>
      <w:r>
        <w:t xml:space="preserve"> </w:t>
      </w:r>
      <w:r w:rsidR="00A109A8" w:rsidRPr="00A109A8">
        <w:t>Department of Chemistry, University of California Davis, Davis, California, USA</w:t>
      </w:r>
      <w:r>
        <w:t>.</w:t>
      </w:r>
    </w:p>
    <w:p w14:paraId="2DAC6755" w14:textId="543127DB" w:rsidR="00A56CD0" w:rsidRDefault="00A56CD0" w:rsidP="00A72826">
      <w:pPr>
        <w:pStyle w:val="N1AuthorAddress"/>
        <w:spacing w:line="240" w:lineRule="exact"/>
      </w:pPr>
      <w:r>
        <w:rPr>
          <w:i/>
          <w:vertAlign w:val="superscript"/>
        </w:rPr>
        <w:t>c</w:t>
      </w:r>
      <w:r>
        <w:t xml:space="preserve"> </w:t>
      </w:r>
      <w:r w:rsidR="00A109A8" w:rsidRPr="00A109A8">
        <w:t>Department of Biochemistry and Molecular Medicine, University of California Davis, Davis, California, USA</w:t>
      </w:r>
      <w:r>
        <w:t>.</w:t>
      </w:r>
    </w:p>
    <w:p w14:paraId="264653CF" w14:textId="35CF1555" w:rsidR="00A109A8" w:rsidRDefault="00A109A8" w:rsidP="00A72826">
      <w:pPr>
        <w:pStyle w:val="N1AuthorAddress"/>
        <w:spacing w:line="240" w:lineRule="exact"/>
      </w:pPr>
      <w:r>
        <w:rPr>
          <w:i/>
          <w:vertAlign w:val="superscript"/>
        </w:rPr>
        <w:t>d</w:t>
      </w:r>
      <w:r>
        <w:t xml:space="preserve"> </w:t>
      </w:r>
      <w:r w:rsidRPr="00A109A8">
        <w:t>Genome Center, University of California Davis, Davis, California, USA.</w:t>
      </w:r>
    </w:p>
    <w:p w14:paraId="2066E405" w14:textId="77777777" w:rsidR="00A109A8" w:rsidRDefault="00A109A8" w:rsidP="00A72826">
      <w:pPr>
        <w:pStyle w:val="N2Footnotes"/>
      </w:pPr>
    </w:p>
    <w:p w14:paraId="4A04EACA" w14:textId="3F1A1806" w:rsidR="00D02C04" w:rsidRPr="00D4070D" w:rsidRDefault="00C9227C" w:rsidP="00A72826">
      <w:pPr>
        <w:pStyle w:val="N2Footnotes"/>
      </w:pPr>
      <w:r>
        <w:t>†</w:t>
      </w:r>
      <w:r w:rsidRPr="005C4565">
        <w:tab/>
      </w:r>
      <w:r w:rsidR="00E4609D" w:rsidRPr="00E4609D">
        <w:t>We are grateful to Thomas Wood, Sabina Islam, Brian Wai Kwan, and Michael McAnulty for the TOM and TOM mutants derived from their previous libraries. We would also like to thank Shota Atsumi and Michael Toney for insightful discussions. Finally, we would like to acknowledge ARPA-E DE-AR0000429 for support of this project.</w:t>
      </w:r>
    </w:p>
    <w:p w14:paraId="4A51428B" w14:textId="77777777" w:rsidR="0043174B" w:rsidRDefault="0043174B" w:rsidP="00A72826">
      <w:pPr>
        <w:pStyle w:val="N3References"/>
        <w:spacing w:line="240" w:lineRule="atLeast"/>
        <w:ind w:left="0" w:firstLine="0"/>
      </w:pPr>
    </w:p>
    <w:p w14:paraId="6E050BB3" w14:textId="77777777" w:rsidR="0043174B" w:rsidRPr="0043174B" w:rsidRDefault="0043174B" w:rsidP="00A72826">
      <w:pPr>
        <w:pStyle w:val="N3References"/>
        <w:spacing w:line="240" w:lineRule="atLeast"/>
      </w:pPr>
      <w:r w:rsidRPr="0043174B">
        <w:t>1</w:t>
      </w:r>
      <w:r w:rsidRPr="0043174B">
        <w:tab/>
        <w:t>Dever, J. P., K. F. George, W. C. Hoffman, and H. Soo. "Ethylene oxide." Kirk-Othmer encyclopedia of chemical technology, 2006</w:t>
      </w:r>
    </w:p>
    <w:p w14:paraId="529EB48F" w14:textId="77777777" w:rsidR="0043174B" w:rsidRPr="0043174B" w:rsidRDefault="0043174B" w:rsidP="00A72826">
      <w:pPr>
        <w:pStyle w:val="N3References"/>
        <w:spacing w:line="240" w:lineRule="atLeast"/>
      </w:pPr>
    </w:p>
    <w:p w14:paraId="2D81A665" w14:textId="77777777" w:rsidR="0043174B" w:rsidRPr="0043174B" w:rsidRDefault="0043174B" w:rsidP="00A72826">
      <w:pPr>
        <w:pStyle w:val="N3References"/>
        <w:spacing w:line="240" w:lineRule="atLeast"/>
      </w:pPr>
      <w:r w:rsidRPr="0043174B">
        <w:t>2</w:t>
      </w:r>
      <w:r w:rsidRPr="0043174B">
        <w:tab/>
        <w:t>Small, Frederick J., and Scott A. Ensign. "Alkene monooxygenase from Xanthobacter strain Py2 purification and characterization of a four-component system central to the bacterial metabolism of aliphatic alkenes." Journal of Biological Chemistry, 1997, 272.40, 24913-24920</w:t>
      </w:r>
    </w:p>
    <w:p w14:paraId="61D93F5D" w14:textId="77777777" w:rsidR="0043174B" w:rsidRPr="0043174B" w:rsidRDefault="0043174B" w:rsidP="00A72826">
      <w:pPr>
        <w:pStyle w:val="N3References"/>
        <w:spacing w:line="240" w:lineRule="atLeast"/>
      </w:pPr>
    </w:p>
    <w:p w14:paraId="6660C858" w14:textId="77777777" w:rsidR="0043174B" w:rsidRPr="0043174B" w:rsidRDefault="0043174B" w:rsidP="00A72826">
      <w:pPr>
        <w:pStyle w:val="N3References"/>
        <w:spacing w:line="240" w:lineRule="atLeast"/>
      </w:pPr>
      <w:r w:rsidRPr="0043174B">
        <w:t>3</w:t>
      </w:r>
      <w:r w:rsidRPr="0043174B">
        <w:tab/>
        <w:t>Chion, Chan K. Chan Kwo, Sarah E. Askew, and David J. Leak. "Cloning, expression, and site-directed mutagenesis of the propene monooxygenase genes from Mycobacterium sp. strain M156." Applied and environmental microbiology 71.4 (2005): 1909-1914.</w:t>
      </w:r>
    </w:p>
    <w:p w14:paraId="29F2D7F3" w14:textId="77777777" w:rsidR="0043174B" w:rsidRPr="0043174B" w:rsidRDefault="0043174B" w:rsidP="00A72826">
      <w:pPr>
        <w:pStyle w:val="N3References"/>
        <w:spacing w:line="240" w:lineRule="atLeast"/>
      </w:pPr>
    </w:p>
    <w:p w14:paraId="6453420B" w14:textId="6ABA0819" w:rsidR="0043174B" w:rsidRPr="0043174B" w:rsidRDefault="0043174B" w:rsidP="00A72826">
      <w:pPr>
        <w:pStyle w:val="N3References"/>
        <w:spacing w:line="240" w:lineRule="atLeast"/>
      </w:pPr>
      <w:r w:rsidRPr="0043174B">
        <w:t>4</w:t>
      </w:r>
      <w:r w:rsidRPr="0043174B">
        <w:tab/>
      </w:r>
      <w:ins w:id="69" w:author="Alex" w:date="2014-11-02T12:09:00Z">
        <w:r w:rsidR="000248D5">
          <w:t xml:space="preserve">Whited, </w:t>
        </w:r>
      </w:ins>
      <w:del w:id="70" w:author="Alex" w:date="2014-11-02T12:09:00Z">
        <w:r w:rsidRPr="0043174B" w:rsidDel="000248D5">
          <w:delText>Gregory M.</w:delText>
        </w:r>
      </w:del>
      <w:ins w:id="71" w:author="Alex" w:date="2014-11-02T12:09:00Z">
        <w:r w:rsidR="000248D5">
          <w:t>GM</w:t>
        </w:r>
      </w:ins>
      <w:r w:rsidRPr="0043174B">
        <w:t xml:space="preserve">, and </w:t>
      </w:r>
      <w:del w:id="72" w:author="Alex" w:date="2014-11-02T12:09:00Z">
        <w:r w:rsidRPr="0043174B" w:rsidDel="000248D5">
          <w:delText xml:space="preserve">David T. </w:delText>
        </w:r>
      </w:del>
      <w:r w:rsidRPr="0043174B">
        <w:t>Gibson</w:t>
      </w:r>
      <w:ins w:id="73" w:author="Alex" w:date="2014-11-02T12:09:00Z">
        <w:r w:rsidR="000248D5">
          <w:t xml:space="preserve"> DT</w:t>
        </w:r>
      </w:ins>
      <w:r w:rsidRPr="0043174B">
        <w:t>. "Toluene-4-monooxygenase, a three-component enzyme system that catalyzes the oxidation of toluene to p-cresol in Pseudomonas mendocina KR1." Journal of bacteriology 1991, 173.9, 3010-3016</w:t>
      </w:r>
    </w:p>
    <w:p w14:paraId="691985BF" w14:textId="77777777" w:rsidR="0043174B" w:rsidRPr="0043174B" w:rsidRDefault="0043174B" w:rsidP="00A72826">
      <w:pPr>
        <w:pStyle w:val="N3References"/>
        <w:spacing w:line="240" w:lineRule="atLeast"/>
      </w:pPr>
    </w:p>
    <w:p w14:paraId="132CE3DB" w14:textId="77777777" w:rsidR="0043174B" w:rsidRPr="0043174B" w:rsidRDefault="0043174B" w:rsidP="00A72826">
      <w:pPr>
        <w:pStyle w:val="N3References"/>
        <w:spacing w:line="240" w:lineRule="atLeast"/>
      </w:pPr>
      <w:r w:rsidRPr="0043174B">
        <w:t>5</w:t>
      </w:r>
      <w:r w:rsidRPr="0043174B">
        <w:tab/>
        <w:t>Iwashita, Sachiyo, Hojae Shim, and Thomas K. Wood. "Directed evolution of toluene ortho-monooxygenase for enhanced 1-naphthol synthesis and chlorinated ethylene degradation." Journal of bacteriology 2002, 184.2, 344-349</w:t>
      </w:r>
    </w:p>
    <w:p w14:paraId="3C2DF883" w14:textId="77777777" w:rsidR="0043174B" w:rsidRPr="0043174B" w:rsidRDefault="0043174B" w:rsidP="00A72826">
      <w:pPr>
        <w:pStyle w:val="N3References"/>
        <w:spacing w:line="240" w:lineRule="atLeast"/>
      </w:pPr>
    </w:p>
    <w:p w14:paraId="4AA39D05" w14:textId="77777777" w:rsidR="0043174B" w:rsidRPr="0043174B" w:rsidRDefault="0043174B" w:rsidP="00A72826">
      <w:pPr>
        <w:pStyle w:val="N3References"/>
        <w:spacing w:line="240" w:lineRule="atLeast"/>
      </w:pPr>
      <w:r w:rsidRPr="0043174B">
        <w:lastRenderedPageBreak/>
        <w:t>6</w:t>
      </w:r>
      <w:r w:rsidRPr="0043174B">
        <w:tab/>
        <w:t>Rui, Lingyun, Kenneth F. Reardon, and Thomas K. Wood. "Protein engineering of toluene ortho-monooxygenase of Burkholderia cepacia G4 for regiospecific hydroxylation of indole to form various indigoid compounds." Applied microbiology and biotechnology 2005, 66.4, 422-429</w:t>
      </w:r>
    </w:p>
    <w:p w14:paraId="01CBA415" w14:textId="77777777" w:rsidR="0043174B" w:rsidRPr="0043174B" w:rsidRDefault="0043174B" w:rsidP="00A72826">
      <w:pPr>
        <w:pStyle w:val="N3References"/>
        <w:spacing w:line="240" w:lineRule="atLeast"/>
      </w:pPr>
    </w:p>
    <w:p w14:paraId="7C62763E" w14:textId="77777777" w:rsidR="0043174B" w:rsidRPr="0043174B" w:rsidRDefault="0043174B" w:rsidP="00A72826">
      <w:pPr>
        <w:pStyle w:val="N3References"/>
        <w:spacing w:line="240" w:lineRule="atLeast"/>
      </w:pPr>
      <w:r w:rsidRPr="0043174B">
        <w:t>7</w:t>
      </w:r>
      <w:r w:rsidRPr="0043174B">
        <w:tab/>
        <w:t>Song Yifan, et al. "High-Resolution comparative modeling with RosettaCM." Structure 2013, 21.10, 1735-1742</w:t>
      </w:r>
    </w:p>
    <w:p w14:paraId="685F26B4" w14:textId="77777777" w:rsidR="0043174B" w:rsidRPr="0043174B" w:rsidRDefault="0043174B" w:rsidP="00A72826">
      <w:pPr>
        <w:pStyle w:val="N3References"/>
        <w:spacing w:line="240" w:lineRule="atLeast"/>
      </w:pPr>
    </w:p>
    <w:p w14:paraId="255CB3D0" w14:textId="77777777" w:rsidR="0043174B" w:rsidRPr="0043174B" w:rsidRDefault="0043174B" w:rsidP="00A72826">
      <w:pPr>
        <w:pStyle w:val="N3References"/>
        <w:spacing w:line="240" w:lineRule="atLeast"/>
      </w:pPr>
      <w:r w:rsidRPr="0043174B">
        <w:t>8</w:t>
      </w:r>
      <w:r w:rsidRPr="0043174B">
        <w:tab/>
        <w:t>Meiler, J. and Baker, D. "ROSETTALIGAND: Protein-Small Molecule Docking with Full Side-Chain Flexibility" Proteins 2006, 65, 538-548</w:t>
      </w:r>
    </w:p>
    <w:p w14:paraId="727783B8" w14:textId="77777777" w:rsidR="0043174B" w:rsidRPr="00E547DB" w:rsidRDefault="0043174B" w:rsidP="00A72826">
      <w:pPr>
        <w:pStyle w:val="N3References"/>
        <w:spacing w:line="240" w:lineRule="atLeast"/>
      </w:pPr>
    </w:p>
    <w:p w14:paraId="78DA4F00" w14:textId="77777777" w:rsidR="00A56CD0" w:rsidRPr="00E547DB" w:rsidRDefault="00A56CD0" w:rsidP="00A72826">
      <w:pPr>
        <w:pStyle w:val="N2Footnotes"/>
      </w:pPr>
    </w:p>
    <w:sectPr w:rsidR="00A56CD0" w:rsidRPr="00E547DB" w:rsidSect="00BB3FBE">
      <w:headerReference w:type="even" r:id="rId26"/>
      <w:headerReference w:type="default" r:id="rId27"/>
      <w:footerReference w:type="even" r:id="rId28"/>
      <w:footerReference w:type="default" r:id="rId29"/>
      <w:headerReference w:type="first" r:id="rId30"/>
      <w:footerReference w:type="first" r:id="rId31"/>
      <w:type w:val="continuous"/>
      <w:pgSz w:w="11907" w:h="15593" w:code="9"/>
      <w:pgMar w:top="1009" w:right="851" w:bottom="1134" w:left="851" w:header="510" w:footer="510" w:gutter="0"/>
      <w:cols w:num="2" w:space="227"/>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Steve" w:date="2014-10-31T14:59:00Z" w:initials="S">
    <w:p w14:paraId="740266CE" w14:textId="77777777" w:rsidR="004F60A2" w:rsidRDefault="004F60A2">
      <w:pPr>
        <w:pStyle w:val="CommentText"/>
      </w:pPr>
      <w:r>
        <w:rPr>
          <w:rStyle w:val="CommentReference"/>
        </w:rPr>
        <w:annotationRef/>
      </w:r>
      <w:r>
        <w:t>What about adding how close they are to eachother…</w:t>
      </w:r>
    </w:p>
    <w:p w14:paraId="1B2EEF5D" w14:textId="77777777" w:rsidR="004F60A2" w:rsidRDefault="004F60A2">
      <w:pPr>
        <w:pStyle w:val="CommentText"/>
      </w:pPr>
    </w:p>
    <w:p w14:paraId="1A4957AA" w14:textId="62D5EF67" w:rsidR="004F60A2" w:rsidRDefault="004F60A2">
      <w:pPr>
        <w:pStyle w:val="CommentText"/>
      </w:pPr>
      <w:r>
        <w:t>..all of which were ~65% identical to TOM and ~ (90%, 50% ? )? identical to eachother.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93DF06" w14:textId="77777777" w:rsidR="004F60A2" w:rsidRDefault="004F60A2" w:rsidP="00E547DB">
      <w:pPr>
        <w:spacing w:after="0" w:line="240" w:lineRule="auto"/>
      </w:pPr>
      <w:r>
        <w:separator/>
      </w:r>
    </w:p>
    <w:p w14:paraId="2BDFA666" w14:textId="77777777" w:rsidR="004F60A2" w:rsidRDefault="004F60A2"/>
    <w:p w14:paraId="3DFF59E4" w14:textId="77777777" w:rsidR="004F60A2" w:rsidRDefault="004F60A2"/>
    <w:p w14:paraId="08285A92" w14:textId="77777777" w:rsidR="004F60A2" w:rsidRDefault="004F60A2"/>
    <w:p w14:paraId="0F27453F" w14:textId="77777777" w:rsidR="004F60A2" w:rsidRDefault="004F60A2"/>
    <w:p w14:paraId="709829D2" w14:textId="77777777" w:rsidR="004F60A2" w:rsidRDefault="004F60A2"/>
  </w:endnote>
  <w:endnote w:type="continuationSeparator" w:id="0">
    <w:p w14:paraId="67C368BB" w14:textId="77777777" w:rsidR="004F60A2" w:rsidRDefault="004F60A2" w:rsidP="00E547DB">
      <w:pPr>
        <w:spacing w:after="0" w:line="240" w:lineRule="auto"/>
      </w:pPr>
      <w:r>
        <w:continuationSeparator/>
      </w:r>
    </w:p>
    <w:p w14:paraId="4E95AF31" w14:textId="77777777" w:rsidR="004F60A2" w:rsidRDefault="004F60A2"/>
    <w:p w14:paraId="5F6EBBCC" w14:textId="77777777" w:rsidR="004F60A2" w:rsidRDefault="004F60A2"/>
    <w:p w14:paraId="36276883" w14:textId="77777777" w:rsidR="004F60A2" w:rsidRDefault="004F60A2"/>
    <w:p w14:paraId="20E1368B" w14:textId="77777777" w:rsidR="004F60A2" w:rsidRDefault="004F60A2"/>
    <w:p w14:paraId="7AF63AE0" w14:textId="77777777" w:rsidR="004F60A2" w:rsidRDefault="004F60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yriad Pro Light">
    <w:altName w:val="Arial"/>
    <w:panose1 w:val="00000000000000000000"/>
    <w:charset w:val="00"/>
    <w:family w:val="swiss"/>
    <w:notTrueType/>
    <w:pitch w:val="variable"/>
    <w:sig w:usb0="A00002AF" w:usb1="5000204B" w:usb2="00000000" w:usb3="00000000" w:csb0="0000009F" w:csb1="00000000"/>
  </w:font>
  <w:font w:name="Myriad Pro">
    <w:altName w:val="Times New Roman"/>
    <w:charset w:val="00"/>
    <w:family w:val="roman"/>
    <w:pitch w:val="default"/>
  </w:font>
  <w:font w:name="Pompei">
    <w:altName w:val="Times New Roman"/>
    <w:panose1 w:val="00000000000000000000"/>
    <w:charset w:val="00"/>
    <w:family w:val="roman"/>
    <w:notTrueType/>
    <w:pitch w:val="variable"/>
    <w:sig w:usb0="00000083" w:usb1="00000000" w:usb2="00000000" w:usb3="00000000" w:csb0="00000009"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25005" w14:textId="77777777" w:rsidR="004F60A2" w:rsidRPr="006602F1" w:rsidRDefault="004F60A2"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6EFC5" w14:textId="77777777" w:rsidR="004F60A2" w:rsidRPr="006602F1" w:rsidRDefault="004F60A2"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33DE5" w14:textId="77777777" w:rsidR="004F60A2" w:rsidRPr="006602F1" w:rsidRDefault="004F60A2"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404829">
      <w:rPr>
        <w:b/>
        <w:noProof/>
        <w:spacing w:val="10"/>
        <w:sz w:val="16"/>
        <w:szCs w:val="16"/>
      </w:rPr>
      <w:t>1</w:t>
    </w:r>
    <w:r w:rsidRPr="008C1387">
      <w:rPr>
        <w:b/>
        <w:noProof/>
        <w:spacing w:val="10"/>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96D3C" w14:textId="77777777" w:rsidR="004F60A2" w:rsidRPr="006602F1" w:rsidRDefault="004F60A2"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404829">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BA033" w14:textId="77777777" w:rsidR="004F60A2" w:rsidRPr="006602F1" w:rsidRDefault="004F60A2"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404829">
      <w:rPr>
        <w:b/>
        <w:noProof/>
        <w:spacing w:val="10"/>
        <w:sz w:val="16"/>
        <w:szCs w:val="16"/>
      </w:rPr>
      <w:t>3</w:t>
    </w:r>
    <w:r w:rsidRPr="008C1387">
      <w:rPr>
        <w:b/>
        <w:noProof/>
        <w:spacing w:val="10"/>
        <w:sz w:val="16"/>
        <w:szCs w:val="1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46FED" w14:textId="77777777" w:rsidR="004F60A2" w:rsidRPr="006602F1" w:rsidRDefault="004F60A2"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w:t>
    </w:r>
    <w:r>
      <w:rPr>
        <w:noProof/>
        <w:spacing w:val="2"/>
        <w:sz w:val="16"/>
        <w:szCs w:val="16"/>
      </w:rPr>
      <w:t xml:space="preserve"> Royal Society of Chemistry 2013</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2</w:t>
    </w:r>
    <w:r w:rsidRPr="008C1387">
      <w:rPr>
        <w:b/>
        <w:noProof/>
        <w:spacing w:val="10"/>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5B2FA" w14:textId="77777777" w:rsidR="004F60A2" w:rsidRDefault="004F60A2" w:rsidP="00E547DB">
      <w:pPr>
        <w:spacing w:after="0" w:line="240" w:lineRule="auto"/>
      </w:pPr>
      <w:r>
        <w:separator/>
      </w:r>
    </w:p>
    <w:p w14:paraId="5D8003F3" w14:textId="77777777" w:rsidR="004F60A2" w:rsidRDefault="004F60A2"/>
    <w:p w14:paraId="13246708" w14:textId="77777777" w:rsidR="004F60A2" w:rsidRDefault="004F60A2"/>
    <w:p w14:paraId="76916B01" w14:textId="77777777" w:rsidR="004F60A2" w:rsidRDefault="004F60A2"/>
    <w:p w14:paraId="43C3020B" w14:textId="77777777" w:rsidR="004F60A2" w:rsidRDefault="004F60A2"/>
    <w:p w14:paraId="2B32436D" w14:textId="77777777" w:rsidR="004F60A2" w:rsidRDefault="004F60A2"/>
  </w:footnote>
  <w:footnote w:type="continuationSeparator" w:id="0">
    <w:p w14:paraId="4CD5E5E7" w14:textId="77777777" w:rsidR="004F60A2" w:rsidRDefault="004F60A2" w:rsidP="00E547DB">
      <w:pPr>
        <w:spacing w:after="0" w:line="240" w:lineRule="auto"/>
      </w:pPr>
      <w:r>
        <w:continuationSeparator/>
      </w:r>
    </w:p>
    <w:p w14:paraId="44E1A6BC" w14:textId="77777777" w:rsidR="004F60A2" w:rsidRDefault="004F60A2"/>
    <w:p w14:paraId="1FC64FA4" w14:textId="77777777" w:rsidR="004F60A2" w:rsidRDefault="004F60A2"/>
    <w:p w14:paraId="15EA1C26" w14:textId="77777777" w:rsidR="004F60A2" w:rsidRDefault="004F60A2"/>
    <w:p w14:paraId="5146A1EA" w14:textId="77777777" w:rsidR="004F60A2" w:rsidRDefault="004F60A2"/>
    <w:p w14:paraId="1DBE6C1F" w14:textId="77777777" w:rsidR="004F60A2" w:rsidRDefault="004F60A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99F2" w14:textId="77777777" w:rsidR="004F60A2" w:rsidRPr="00E70DCE" w:rsidRDefault="004F60A2"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9FD3" w14:textId="77777777" w:rsidR="004F60A2" w:rsidRPr="00E70DCE" w:rsidRDefault="004F60A2"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F1F7A" w14:textId="77777777" w:rsidR="004F60A2" w:rsidRDefault="004F60A2"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1DF76756" w14:textId="77777777" w:rsidR="004F60A2" w:rsidRDefault="004F60A2"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9C9DE" w14:textId="77777777" w:rsidR="004F60A2" w:rsidRPr="00E70DCE" w:rsidRDefault="004F60A2"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3FDCE" w14:textId="77777777" w:rsidR="004F60A2" w:rsidRPr="00E70DCE" w:rsidRDefault="004F60A2"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4DFFB" w14:textId="77777777" w:rsidR="004F60A2" w:rsidRDefault="004F60A2"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r w:rsidRPr="00A074D7">
      <w:rPr>
        <w:rFonts w:ascii="Pompei" w:hAnsi="Pompei"/>
        <w:sz w:val="28"/>
        <w:szCs w:val="28"/>
      </w:rPr>
      <w:t>RSC</w:t>
    </w:r>
    <w:r w:rsidRPr="00D42F8F">
      <w:rPr>
        <w:rFonts w:ascii="Myriad Pro Light" w:hAnsi="Myriad Pro Light" w:cstheme="minorHAnsi"/>
        <w:b/>
        <w:color w:val="999999"/>
        <w:sz w:val="32"/>
        <w:szCs w:val="32"/>
      </w:rPr>
      <w:t>Publishing</w:t>
    </w:r>
  </w:p>
  <w:p w14:paraId="03618CFC" w14:textId="77777777" w:rsidR="004F60A2" w:rsidRDefault="004F60A2"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TrueTypeFonts/>
  <w:attachedTemplate r:id="rId1"/>
  <w:stylePaneSortMethod w:val="0000"/>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265"/>
    <w:rsid w:val="000035E0"/>
    <w:rsid w:val="00022D8A"/>
    <w:rsid w:val="000248D5"/>
    <w:rsid w:val="000507BC"/>
    <w:rsid w:val="000622D1"/>
    <w:rsid w:val="00071E41"/>
    <w:rsid w:val="00073639"/>
    <w:rsid w:val="00096C29"/>
    <w:rsid w:val="000A2670"/>
    <w:rsid w:val="000A4EC4"/>
    <w:rsid w:val="000A6B68"/>
    <w:rsid w:val="000C0A9D"/>
    <w:rsid w:val="000C7063"/>
    <w:rsid w:val="000E2DED"/>
    <w:rsid w:val="000F0959"/>
    <w:rsid w:val="001000FF"/>
    <w:rsid w:val="00120227"/>
    <w:rsid w:val="00122CC0"/>
    <w:rsid w:val="00122EC8"/>
    <w:rsid w:val="00151FCC"/>
    <w:rsid w:val="0017386A"/>
    <w:rsid w:val="001923AB"/>
    <w:rsid w:val="001A72C6"/>
    <w:rsid w:val="001C1EB8"/>
    <w:rsid w:val="00204F62"/>
    <w:rsid w:val="00206A82"/>
    <w:rsid w:val="00261EE7"/>
    <w:rsid w:val="00271235"/>
    <w:rsid w:val="00272D6F"/>
    <w:rsid w:val="00272E96"/>
    <w:rsid w:val="00285AA3"/>
    <w:rsid w:val="002A3A22"/>
    <w:rsid w:val="002B0BE7"/>
    <w:rsid w:val="002C0803"/>
    <w:rsid w:val="002C41F0"/>
    <w:rsid w:val="002E2B56"/>
    <w:rsid w:val="002F6BE5"/>
    <w:rsid w:val="00321B4A"/>
    <w:rsid w:val="00352AA4"/>
    <w:rsid w:val="00372662"/>
    <w:rsid w:val="00377481"/>
    <w:rsid w:val="003A09F8"/>
    <w:rsid w:val="003B739C"/>
    <w:rsid w:val="003E30BA"/>
    <w:rsid w:val="003E55B2"/>
    <w:rsid w:val="003F5692"/>
    <w:rsid w:val="00404829"/>
    <w:rsid w:val="0043174B"/>
    <w:rsid w:val="00435659"/>
    <w:rsid w:val="004414A5"/>
    <w:rsid w:val="00467C80"/>
    <w:rsid w:val="00474052"/>
    <w:rsid w:val="00486C74"/>
    <w:rsid w:val="004877C8"/>
    <w:rsid w:val="0049479F"/>
    <w:rsid w:val="004C6C90"/>
    <w:rsid w:val="004F0F17"/>
    <w:rsid w:val="004F60A2"/>
    <w:rsid w:val="005037CD"/>
    <w:rsid w:val="00504795"/>
    <w:rsid w:val="005050C9"/>
    <w:rsid w:val="005243EF"/>
    <w:rsid w:val="0052630A"/>
    <w:rsid w:val="00527A6E"/>
    <w:rsid w:val="0053177A"/>
    <w:rsid w:val="00554CFA"/>
    <w:rsid w:val="005771C3"/>
    <w:rsid w:val="00577B54"/>
    <w:rsid w:val="00590F6D"/>
    <w:rsid w:val="00593364"/>
    <w:rsid w:val="00593BA5"/>
    <w:rsid w:val="005A5ED7"/>
    <w:rsid w:val="005C2C3D"/>
    <w:rsid w:val="005C4565"/>
    <w:rsid w:val="005E6A6D"/>
    <w:rsid w:val="00645450"/>
    <w:rsid w:val="00645D14"/>
    <w:rsid w:val="00647D6D"/>
    <w:rsid w:val="0065133B"/>
    <w:rsid w:val="00655E14"/>
    <w:rsid w:val="006602F1"/>
    <w:rsid w:val="00672928"/>
    <w:rsid w:val="00675642"/>
    <w:rsid w:val="00697551"/>
    <w:rsid w:val="006D6163"/>
    <w:rsid w:val="006E04E0"/>
    <w:rsid w:val="006E2E98"/>
    <w:rsid w:val="006F01C4"/>
    <w:rsid w:val="006F487B"/>
    <w:rsid w:val="006F740B"/>
    <w:rsid w:val="00714861"/>
    <w:rsid w:val="0071528A"/>
    <w:rsid w:val="007212CC"/>
    <w:rsid w:val="00724BF8"/>
    <w:rsid w:val="00761BDA"/>
    <w:rsid w:val="007761F6"/>
    <w:rsid w:val="00780A41"/>
    <w:rsid w:val="00791161"/>
    <w:rsid w:val="007964D4"/>
    <w:rsid w:val="00797275"/>
    <w:rsid w:val="007B1C4F"/>
    <w:rsid w:val="007C3D03"/>
    <w:rsid w:val="007C5A27"/>
    <w:rsid w:val="007D1EFA"/>
    <w:rsid w:val="007F6B57"/>
    <w:rsid w:val="00800D5C"/>
    <w:rsid w:val="00867DCE"/>
    <w:rsid w:val="00880532"/>
    <w:rsid w:val="0088525A"/>
    <w:rsid w:val="0089117F"/>
    <w:rsid w:val="008A0D60"/>
    <w:rsid w:val="008A77C1"/>
    <w:rsid w:val="008C1387"/>
    <w:rsid w:val="008F4811"/>
    <w:rsid w:val="009026D4"/>
    <w:rsid w:val="0092763E"/>
    <w:rsid w:val="00927E0F"/>
    <w:rsid w:val="0093129C"/>
    <w:rsid w:val="00936114"/>
    <w:rsid w:val="00962779"/>
    <w:rsid w:val="009654EC"/>
    <w:rsid w:val="009A392D"/>
    <w:rsid w:val="009B6A35"/>
    <w:rsid w:val="009C6AC1"/>
    <w:rsid w:val="009D17C3"/>
    <w:rsid w:val="009D47C2"/>
    <w:rsid w:val="009E51F8"/>
    <w:rsid w:val="009F50A4"/>
    <w:rsid w:val="00A016F6"/>
    <w:rsid w:val="00A074D7"/>
    <w:rsid w:val="00A109A8"/>
    <w:rsid w:val="00A17A6E"/>
    <w:rsid w:val="00A17D23"/>
    <w:rsid w:val="00A56CD0"/>
    <w:rsid w:val="00A72826"/>
    <w:rsid w:val="00A7643E"/>
    <w:rsid w:val="00AB16D0"/>
    <w:rsid w:val="00AC3BF2"/>
    <w:rsid w:val="00AD2C8C"/>
    <w:rsid w:val="00AE43B4"/>
    <w:rsid w:val="00AF0249"/>
    <w:rsid w:val="00AF150F"/>
    <w:rsid w:val="00AF67F2"/>
    <w:rsid w:val="00B04832"/>
    <w:rsid w:val="00B22224"/>
    <w:rsid w:val="00B2364D"/>
    <w:rsid w:val="00B32CD2"/>
    <w:rsid w:val="00B36239"/>
    <w:rsid w:val="00B46B8D"/>
    <w:rsid w:val="00B53582"/>
    <w:rsid w:val="00B559AA"/>
    <w:rsid w:val="00B6239D"/>
    <w:rsid w:val="00B72180"/>
    <w:rsid w:val="00B722DE"/>
    <w:rsid w:val="00B7436C"/>
    <w:rsid w:val="00BA761E"/>
    <w:rsid w:val="00BB0D52"/>
    <w:rsid w:val="00BB3FBE"/>
    <w:rsid w:val="00BC3F6B"/>
    <w:rsid w:val="00BC603D"/>
    <w:rsid w:val="00BE6A90"/>
    <w:rsid w:val="00BF2F61"/>
    <w:rsid w:val="00C0282D"/>
    <w:rsid w:val="00C045EA"/>
    <w:rsid w:val="00C14CBD"/>
    <w:rsid w:val="00C3016F"/>
    <w:rsid w:val="00C31922"/>
    <w:rsid w:val="00C319AA"/>
    <w:rsid w:val="00C5024A"/>
    <w:rsid w:val="00C57107"/>
    <w:rsid w:val="00C62C2D"/>
    <w:rsid w:val="00C9227C"/>
    <w:rsid w:val="00CA0682"/>
    <w:rsid w:val="00CA586F"/>
    <w:rsid w:val="00CC12E6"/>
    <w:rsid w:val="00CC7C64"/>
    <w:rsid w:val="00CD0B47"/>
    <w:rsid w:val="00CE08C2"/>
    <w:rsid w:val="00D024D7"/>
    <w:rsid w:val="00D02C04"/>
    <w:rsid w:val="00D11329"/>
    <w:rsid w:val="00D208BA"/>
    <w:rsid w:val="00D21668"/>
    <w:rsid w:val="00D32E47"/>
    <w:rsid w:val="00D42F8F"/>
    <w:rsid w:val="00D45FA0"/>
    <w:rsid w:val="00D504A7"/>
    <w:rsid w:val="00D61271"/>
    <w:rsid w:val="00D72F82"/>
    <w:rsid w:val="00D7465F"/>
    <w:rsid w:val="00D87513"/>
    <w:rsid w:val="00DA0D16"/>
    <w:rsid w:val="00DB563E"/>
    <w:rsid w:val="00DB77FB"/>
    <w:rsid w:val="00DD06F4"/>
    <w:rsid w:val="00DD500F"/>
    <w:rsid w:val="00DD5BC3"/>
    <w:rsid w:val="00DF53E4"/>
    <w:rsid w:val="00DF68D3"/>
    <w:rsid w:val="00DF7838"/>
    <w:rsid w:val="00E2136E"/>
    <w:rsid w:val="00E31A6A"/>
    <w:rsid w:val="00E408E0"/>
    <w:rsid w:val="00E4609D"/>
    <w:rsid w:val="00E547DB"/>
    <w:rsid w:val="00E55B29"/>
    <w:rsid w:val="00E63904"/>
    <w:rsid w:val="00E66981"/>
    <w:rsid w:val="00E70DCE"/>
    <w:rsid w:val="00E753F1"/>
    <w:rsid w:val="00E7620E"/>
    <w:rsid w:val="00EA446A"/>
    <w:rsid w:val="00EC38E3"/>
    <w:rsid w:val="00EE3A15"/>
    <w:rsid w:val="00EF1577"/>
    <w:rsid w:val="00EF3E0E"/>
    <w:rsid w:val="00EF5265"/>
    <w:rsid w:val="00F003FF"/>
    <w:rsid w:val="00F010DA"/>
    <w:rsid w:val="00F134A8"/>
    <w:rsid w:val="00F6065C"/>
    <w:rsid w:val="00F61EB1"/>
    <w:rsid w:val="00F62C8B"/>
    <w:rsid w:val="00F72A98"/>
    <w:rsid w:val="00F822BF"/>
    <w:rsid w:val="00FA311A"/>
    <w:rsid w:val="00FB3B27"/>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C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3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comments" Target="comments.xm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footer" Target="footer4.xml"/><Relationship Id="rId2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6.xml"/><Relationship Id="rId31" Type="http://schemas.openxmlformats.org/officeDocument/2006/relationships/footer" Target="footer6.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chemcomm-tmo:word-templates:CO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B240D-96F8-2A40-962C-A8C6F6BA9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COM_template.dotx</Template>
  <TotalTime>1</TotalTime>
  <Pages>3</Pages>
  <Words>1561</Words>
  <Characters>8898</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10439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cp:revision>
  <cp:lastPrinted>2014-11-02T20:32:00Z</cp:lastPrinted>
  <dcterms:created xsi:type="dcterms:W3CDTF">2014-11-02T20:42:00Z</dcterms:created>
  <dcterms:modified xsi:type="dcterms:W3CDTF">2014-11-02T20:42:00Z</dcterms:modified>
</cp:coreProperties>
</file>